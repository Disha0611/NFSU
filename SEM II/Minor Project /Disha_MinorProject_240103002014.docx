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18172" w14:textId="77777777" w:rsidR="008A3BDF" w:rsidRDefault="008A3BDF" w:rsidP="008A3BDF">
      <w:pPr>
        <w:pStyle w:val="Standard"/>
        <w:jc w:val="center"/>
        <w:rPr>
          <w:rFonts w:eastAsia="Calibri"/>
          <w:b/>
          <w:bCs/>
          <w:color w:val="C30000"/>
          <w:sz w:val="32"/>
          <w:szCs w:val="36"/>
        </w:rPr>
      </w:pPr>
      <w:r>
        <w:rPr>
          <w:rFonts w:eastAsia="Calibri"/>
          <w:b/>
          <w:bCs/>
          <w:color w:val="C30000"/>
          <w:sz w:val="32"/>
          <w:szCs w:val="36"/>
        </w:rPr>
        <w:t>“DATA EXFILTRATION DETECTION THROUGH EMAIL-BASED INSIDER THREATS”</w:t>
      </w:r>
    </w:p>
    <w:p w14:paraId="297FF983" w14:textId="77777777" w:rsidR="008A3BDF" w:rsidRDefault="008A3BDF" w:rsidP="008A3BDF">
      <w:pPr>
        <w:pStyle w:val="Standard"/>
        <w:jc w:val="center"/>
        <w:rPr>
          <w:rFonts w:eastAsia="Calibri"/>
          <w:b/>
          <w:bCs/>
          <w:i/>
          <w:iCs/>
          <w:color w:val="C30000"/>
          <w:sz w:val="32"/>
          <w:szCs w:val="36"/>
        </w:rPr>
      </w:pPr>
      <w:r>
        <w:rPr>
          <w:rFonts w:eastAsia="Calibri"/>
          <w:b/>
          <w:bCs/>
          <w:i/>
          <w:iCs/>
          <w:color w:val="C30000"/>
          <w:sz w:val="32"/>
          <w:szCs w:val="36"/>
        </w:rPr>
        <w:t>A Report submitted</w:t>
      </w:r>
    </w:p>
    <w:p w14:paraId="2D93DD40" w14:textId="77777777" w:rsidR="008A3BDF" w:rsidRDefault="008A3BDF" w:rsidP="008A3BDF">
      <w:pPr>
        <w:pStyle w:val="Standard"/>
        <w:spacing w:after="0"/>
        <w:jc w:val="center"/>
        <w:rPr>
          <w:rFonts w:eastAsia="Calibri"/>
          <w:b/>
          <w:bCs/>
          <w:i/>
          <w:iCs/>
          <w:color w:val="1E1E73"/>
          <w:sz w:val="32"/>
          <w:szCs w:val="36"/>
        </w:rPr>
      </w:pPr>
      <w:r>
        <w:rPr>
          <w:rFonts w:eastAsia="Calibri"/>
          <w:b/>
          <w:bCs/>
          <w:i/>
          <w:iCs/>
          <w:color w:val="1E1E73"/>
          <w:sz w:val="32"/>
          <w:szCs w:val="36"/>
        </w:rPr>
        <w:t>in partial fulfilment for the Degree of</w:t>
      </w:r>
    </w:p>
    <w:p w14:paraId="1C9B9EBE" w14:textId="77777777" w:rsidR="008A3BDF" w:rsidRDefault="008A3BDF" w:rsidP="008A3BDF">
      <w:pPr>
        <w:pStyle w:val="Standard"/>
        <w:spacing w:after="0" w:line="240" w:lineRule="auto"/>
        <w:jc w:val="center"/>
        <w:rPr>
          <w:rFonts w:eastAsia="Calibri"/>
          <w:b/>
          <w:bCs/>
          <w:color w:val="C30000"/>
          <w:sz w:val="32"/>
          <w:szCs w:val="32"/>
        </w:rPr>
      </w:pPr>
    </w:p>
    <w:p w14:paraId="1925A53C" w14:textId="77777777" w:rsidR="008A3BDF" w:rsidRDefault="008A3BDF" w:rsidP="008A3BDF">
      <w:pPr>
        <w:pStyle w:val="Standard"/>
        <w:spacing w:after="0"/>
        <w:jc w:val="center"/>
        <w:rPr>
          <w:rFonts w:eastAsia="Calibri"/>
          <w:b/>
          <w:bCs/>
          <w:color w:val="C30000"/>
          <w:sz w:val="32"/>
          <w:szCs w:val="32"/>
        </w:rPr>
      </w:pPr>
      <w:r>
        <w:rPr>
          <w:rFonts w:eastAsia="Calibri"/>
          <w:b/>
          <w:bCs/>
          <w:color w:val="C30000"/>
          <w:sz w:val="32"/>
          <w:szCs w:val="32"/>
        </w:rPr>
        <w:t>Masters of Science</w:t>
      </w:r>
    </w:p>
    <w:p w14:paraId="5440A9D7" w14:textId="77777777" w:rsidR="008A3BDF" w:rsidRDefault="008A3BDF" w:rsidP="008A3BDF">
      <w:pPr>
        <w:pStyle w:val="Standard"/>
        <w:spacing w:after="0"/>
        <w:jc w:val="center"/>
        <w:rPr>
          <w:rFonts w:eastAsia="Calibri"/>
          <w:b/>
          <w:bCs/>
          <w:color w:val="1E1E73"/>
          <w:sz w:val="32"/>
          <w:szCs w:val="32"/>
        </w:rPr>
      </w:pPr>
      <w:r>
        <w:rPr>
          <w:rFonts w:eastAsia="Calibri"/>
          <w:b/>
          <w:bCs/>
          <w:color w:val="1E1E73"/>
          <w:sz w:val="32"/>
          <w:szCs w:val="32"/>
        </w:rPr>
        <w:t>IN</w:t>
      </w:r>
    </w:p>
    <w:p w14:paraId="4FC07C0A" w14:textId="77777777" w:rsidR="008A3BDF" w:rsidRDefault="008A3BDF" w:rsidP="008A3BDF">
      <w:pPr>
        <w:pStyle w:val="Standard"/>
        <w:spacing w:after="0"/>
        <w:jc w:val="center"/>
        <w:rPr>
          <w:rFonts w:eastAsia="Calibri"/>
          <w:b/>
          <w:bCs/>
          <w:color w:val="C30000"/>
          <w:sz w:val="32"/>
          <w:szCs w:val="32"/>
        </w:rPr>
      </w:pPr>
      <w:r>
        <w:rPr>
          <w:rFonts w:eastAsia="Calibri"/>
          <w:b/>
          <w:bCs/>
          <w:color w:val="C30000"/>
          <w:sz w:val="32"/>
          <w:szCs w:val="32"/>
        </w:rPr>
        <w:t>Cyber Security</w:t>
      </w:r>
    </w:p>
    <w:p w14:paraId="26636ACB" w14:textId="77777777" w:rsidR="008A3BDF" w:rsidRDefault="008A3BDF" w:rsidP="008A3BDF">
      <w:pPr>
        <w:pStyle w:val="Standard"/>
        <w:spacing w:after="0" w:line="240" w:lineRule="auto"/>
        <w:jc w:val="center"/>
        <w:rPr>
          <w:rFonts w:eastAsia="Calibri"/>
          <w:b/>
          <w:bCs/>
          <w:color w:val="C30000"/>
          <w:sz w:val="32"/>
          <w:szCs w:val="36"/>
        </w:rPr>
      </w:pPr>
    </w:p>
    <w:p w14:paraId="4F04BB72" w14:textId="77777777" w:rsidR="008A3BDF" w:rsidRDefault="008A3BDF" w:rsidP="008A3BDF">
      <w:pPr>
        <w:pStyle w:val="Standard"/>
        <w:spacing w:after="0"/>
        <w:jc w:val="center"/>
        <w:rPr>
          <w:rFonts w:eastAsia="Calibri"/>
          <w:b/>
          <w:bCs/>
          <w:i/>
          <w:iCs/>
          <w:color w:val="C30000"/>
          <w:sz w:val="32"/>
          <w:szCs w:val="36"/>
        </w:rPr>
      </w:pPr>
      <w:r>
        <w:rPr>
          <w:rFonts w:eastAsia="Calibri"/>
          <w:b/>
          <w:bCs/>
          <w:i/>
          <w:iCs/>
          <w:color w:val="C30000"/>
          <w:sz w:val="32"/>
          <w:szCs w:val="36"/>
        </w:rPr>
        <w:t>Submitted By</w:t>
      </w:r>
    </w:p>
    <w:p w14:paraId="0397EC1E" w14:textId="77777777" w:rsidR="008A3BDF" w:rsidRDefault="008A3BDF" w:rsidP="008A3BDF">
      <w:pPr>
        <w:pStyle w:val="Standard"/>
        <w:spacing w:after="0"/>
        <w:jc w:val="center"/>
        <w:rPr>
          <w:rFonts w:eastAsia="Calibri"/>
          <w:b/>
          <w:bCs/>
          <w:color w:val="1E1E73"/>
          <w:sz w:val="32"/>
          <w:szCs w:val="36"/>
        </w:rPr>
      </w:pPr>
      <w:r>
        <w:rPr>
          <w:rFonts w:eastAsia="Calibri"/>
          <w:b/>
          <w:bCs/>
          <w:color w:val="1E1E73"/>
          <w:sz w:val="32"/>
          <w:szCs w:val="36"/>
        </w:rPr>
        <w:t>Disha Sharma</w:t>
      </w:r>
    </w:p>
    <w:p w14:paraId="7649FD5B" w14:textId="77777777" w:rsidR="008A3BDF" w:rsidRDefault="008A3BDF" w:rsidP="008A3BDF">
      <w:pPr>
        <w:pStyle w:val="Standard"/>
        <w:spacing w:after="0"/>
        <w:jc w:val="center"/>
        <w:rPr>
          <w:rFonts w:eastAsia="Calibri"/>
          <w:b/>
          <w:bCs/>
          <w:color w:val="1E1E73"/>
          <w:sz w:val="32"/>
          <w:szCs w:val="36"/>
        </w:rPr>
      </w:pPr>
      <w:r>
        <w:rPr>
          <w:rFonts w:eastAsia="Calibri"/>
          <w:b/>
          <w:bCs/>
          <w:color w:val="1E1E73"/>
          <w:sz w:val="32"/>
          <w:szCs w:val="36"/>
        </w:rPr>
        <w:t>(240103002014)</w:t>
      </w:r>
    </w:p>
    <w:p w14:paraId="0F8990AF" w14:textId="77777777" w:rsidR="008A3BDF" w:rsidRDefault="008A3BDF" w:rsidP="008A3BDF">
      <w:pPr>
        <w:pStyle w:val="Standard"/>
        <w:spacing w:after="0" w:line="240" w:lineRule="auto"/>
        <w:jc w:val="center"/>
        <w:rPr>
          <w:rFonts w:eastAsia="Calibri"/>
          <w:b/>
          <w:bCs/>
          <w:color w:val="1E1E73"/>
          <w:sz w:val="32"/>
          <w:szCs w:val="36"/>
        </w:rPr>
      </w:pPr>
    </w:p>
    <w:p w14:paraId="554EDC6F" w14:textId="77777777" w:rsidR="005B2B26" w:rsidRDefault="008A3BDF" w:rsidP="005B2B26">
      <w:pPr>
        <w:pStyle w:val="Standard"/>
        <w:spacing w:after="0"/>
        <w:jc w:val="center"/>
        <w:rPr>
          <w:rFonts w:eastAsia="Calibri"/>
          <w:b/>
          <w:bCs/>
          <w:i/>
          <w:iCs/>
          <w:color w:val="C30000"/>
          <w:sz w:val="32"/>
          <w:szCs w:val="36"/>
        </w:rPr>
      </w:pPr>
      <w:r>
        <w:rPr>
          <w:rFonts w:eastAsia="Calibri"/>
          <w:b/>
          <w:bCs/>
          <w:i/>
          <w:iCs/>
          <w:color w:val="C30000"/>
          <w:sz w:val="32"/>
          <w:szCs w:val="36"/>
        </w:rPr>
        <w:t>Under the Supervision of</w:t>
      </w:r>
    </w:p>
    <w:p w14:paraId="2EFC5350" w14:textId="48AAA37D" w:rsidR="005B2B26" w:rsidRDefault="008A3BDF" w:rsidP="005B2B26">
      <w:pPr>
        <w:pStyle w:val="Standard"/>
        <w:spacing w:after="0"/>
        <w:jc w:val="center"/>
        <w:rPr>
          <w:rFonts w:eastAsia="Calibri"/>
          <w:b/>
          <w:bCs/>
          <w:i/>
          <w:iCs/>
          <w:color w:val="C30000"/>
          <w:sz w:val="32"/>
          <w:szCs w:val="36"/>
        </w:rPr>
      </w:pPr>
      <w:r>
        <w:rPr>
          <w:rFonts w:eastAsia="Calibri"/>
          <w:b/>
          <w:bCs/>
          <w:color w:val="1E1E73"/>
          <w:sz w:val="28"/>
          <w:szCs w:val="28"/>
        </w:rPr>
        <w:t>Mr. Dharmesh Dave</w:t>
      </w:r>
    </w:p>
    <w:p w14:paraId="749E4BC4" w14:textId="2114F79C" w:rsidR="008A3BDF" w:rsidRDefault="008A3BDF" w:rsidP="008A3BDF">
      <w:pPr>
        <w:pStyle w:val="Standard"/>
        <w:spacing w:after="0"/>
        <w:jc w:val="center"/>
        <w:rPr>
          <w:rFonts w:eastAsia="Calibri"/>
          <w:b/>
          <w:bCs/>
          <w:color w:val="1E1E73"/>
          <w:sz w:val="28"/>
          <w:szCs w:val="28"/>
        </w:rPr>
      </w:pPr>
    </w:p>
    <w:p w14:paraId="77CDA0A6" w14:textId="77777777" w:rsidR="008A3BDF" w:rsidRDefault="008A3BDF" w:rsidP="008A3BDF">
      <w:pPr>
        <w:pStyle w:val="Standard"/>
        <w:spacing w:after="0"/>
        <w:jc w:val="center"/>
        <w:rPr>
          <w:rFonts w:eastAsia="Calibri"/>
          <w:b/>
          <w:bCs/>
          <w:color w:val="1E1E73"/>
          <w:sz w:val="28"/>
          <w:szCs w:val="28"/>
        </w:rPr>
      </w:pPr>
      <w:r>
        <w:rPr>
          <w:rFonts w:eastAsia="Calibri"/>
          <w:b/>
          <w:bCs/>
          <w:color w:val="1E1E73"/>
          <w:sz w:val="28"/>
          <w:szCs w:val="28"/>
        </w:rPr>
        <w:t>(Assistant Professor)</w:t>
      </w:r>
    </w:p>
    <w:p w14:paraId="269909A6" w14:textId="77777777" w:rsidR="008A3BDF" w:rsidRDefault="008A3BDF" w:rsidP="008A3BDF">
      <w:pPr>
        <w:pStyle w:val="Standard"/>
        <w:spacing w:after="0"/>
        <w:jc w:val="center"/>
        <w:rPr>
          <w:rFonts w:eastAsia="Calibri"/>
          <w:b/>
          <w:bCs/>
          <w:color w:val="1E1E73"/>
          <w:sz w:val="28"/>
          <w:szCs w:val="28"/>
        </w:rPr>
      </w:pPr>
    </w:p>
    <w:p w14:paraId="5813FD32" w14:textId="77777777" w:rsidR="008A3BDF" w:rsidRDefault="008A3BDF" w:rsidP="008A3BDF">
      <w:pPr>
        <w:pStyle w:val="Standard"/>
        <w:jc w:val="center"/>
      </w:pPr>
      <w:r>
        <w:rPr>
          <w:noProof/>
        </w:rPr>
        <w:drawing>
          <wp:anchor distT="0" distB="0" distL="0" distR="0" simplePos="0" relativeHeight="251659264" behindDoc="0" locked="0" layoutInCell="1" allowOverlap="1" wp14:anchorId="56A4D6E9" wp14:editId="0CD58782">
            <wp:simplePos x="0" y="0"/>
            <wp:positionH relativeFrom="column">
              <wp:align>center</wp:align>
            </wp:positionH>
            <wp:positionV relativeFrom="paragraph">
              <wp:posOffset>223520</wp:posOffset>
            </wp:positionV>
            <wp:extent cx="1979295" cy="2172335"/>
            <wp:effectExtent l="0" t="0" r="0" b="0"/>
            <wp:wrapNone/>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8"/>
                    <a:srcRect l="39234" r="39962" b="1628"/>
                    <a:stretch>
                      <a:fillRect/>
                    </a:stretch>
                  </pic:blipFill>
                  <pic:spPr bwMode="auto">
                    <a:xfrm>
                      <a:off x="0" y="0"/>
                      <a:ext cx="1979295" cy="2172335"/>
                    </a:xfrm>
                    <a:prstGeom prst="rect">
                      <a:avLst/>
                    </a:prstGeom>
                    <a:noFill/>
                  </pic:spPr>
                </pic:pic>
              </a:graphicData>
            </a:graphic>
          </wp:anchor>
        </w:drawing>
      </w:r>
      <w:r>
        <w:rPr>
          <w:rFonts w:eastAsia="Calibri"/>
          <w:b/>
          <w:bCs/>
          <w:i/>
          <w:iCs/>
          <w:color w:val="C30000"/>
          <w:sz w:val="32"/>
          <w:szCs w:val="32"/>
        </w:rPr>
        <w:t>Submitted to</w:t>
      </w:r>
    </w:p>
    <w:p w14:paraId="11E5437B" w14:textId="77777777" w:rsidR="008A3BDF" w:rsidRDefault="008A3BDF" w:rsidP="008A3BDF">
      <w:pPr>
        <w:pStyle w:val="Standard"/>
        <w:spacing w:after="0"/>
        <w:jc w:val="center"/>
        <w:rPr>
          <w:rFonts w:eastAsia="Calibri"/>
          <w:b/>
          <w:bCs/>
          <w:color w:val="C30000"/>
          <w:sz w:val="32"/>
          <w:szCs w:val="32"/>
        </w:rPr>
      </w:pPr>
    </w:p>
    <w:p w14:paraId="235A70C5" w14:textId="77777777" w:rsidR="008A3BDF" w:rsidRDefault="008A3BDF" w:rsidP="008A3BDF">
      <w:pPr>
        <w:pStyle w:val="Standard"/>
        <w:spacing w:after="0"/>
        <w:jc w:val="center"/>
        <w:rPr>
          <w:rFonts w:eastAsia="Calibri"/>
          <w:b/>
          <w:bCs/>
          <w:color w:val="C30000"/>
          <w:sz w:val="28"/>
          <w:szCs w:val="28"/>
        </w:rPr>
      </w:pPr>
    </w:p>
    <w:p w14:paraId="5FA4FA0D" w14:textId="77777777" w:rsidR="008A3BDF" w:rsidRDefault="008A3BDF" w:rsidP="008A3BDF">
      <w:pPr>
        <w:pStyle w:val="Standard"/>
        <w:spacing w:after="0"/>
        <w:jc w:val="center"/>
        <w:rPr>
          <w:rFonts w:eastAsia="Calibri"/>
          <w:b/>
          <w:bCs/>
          <w:color w:val="C30000"/>
          <w:sz w:val="28"/>
          <w:szCs w:val="28"/>
        </w:rPr>
      </w:pPr>
    </w:p>
    <w:p w14:paraId="57199F4F" w14:textId="77777777" w:rsidR="008A3BDF" w:rsidRDefault="008A3BDF" w:rsidP="008A3BDF">
      <w:pPr>
        <w:pStyle w:val="Standard"/>
        <w:spacing w:after="0"/>
        <w:jc w:val="center"/>
        <w:rPr>
          <w:rFonts w:eastAsia="Calibri"/>
          <w:b/>
          <w:bCs/>
          <w:color w:val="C30000"/>
          <w:sz w:val="28"/>
          <w:szCs w:val="28"/>
        </w:rPr>
      </w:pPr>
    </w:p>
    <w:p w14:paraId="0D018AB2" w14:textId="77777777" w:rsidR="008A3BDF" w:rsidRDefault="008A3BDF" w:rsidP="008A3BDF">
      <w:pPr>
        <w:pStyle w:val="Standard"/>
        <w:spacing w:after="0"/>
        <w:jc w:val="center"/>
        <w:rPr>
          <w:rFonts w:eastAsia="Calibri"/>
          <w:b/>
          <w:bCs/>
          <w:color w:val="C30000"/>
          <w:sz w:val="28"/>
          <w:szCs w:val="28"/>
        </w:rPr>
      </w:pPr>
    </w:p>
    <w:p w14:paraId="0F327ED9" w14:textId="77777777" w:rsidR="008A3BDF" w:rsidRDefault="008A3BDF" w:rsidP="008A3BDF">
      <w:pPr>
        <w:pStyle w:val="Standard"/>
        <w:spacing w:after="0"/>
        <w:jc w:val="center"/>
        <w:rPr>
          <w:rFonts w:eastAsia="Calibri"/>
          <w:b/>
          <w:bCs/>
          <w:color w:val="C30000"/>
          <w:sz w:val="28"/>
          <w:szCs w:val="28"/>
        </w:rPr>
      </w:pPr>
    </w:p>
    <w:p w14:paraId="1F38F671" w14:textId="77777777" w:rsidR="008A3BDF" w:rsidRDefault="008A3BDF" w:rsidP="008A3BDF">
      <w:pPr>
        <w:pStyle w:val="Standard"/>
        <w:spacing w:after="0"/>
        <w:jc w:val="center"/>
        <w:rPr>
          <w:rFonts w:eastAsia="Calibri"/>
          <w:b/>
          <w:bCs/>
          <w:color w:val="C30000"/>
          <w:sz w:val="28"/>
          <w:szCs w:val="28"/>
        </w:rPr>
      </w:pPr>
    </w:p>
    <w:p w14:paraId="67531BF3" w14:textId="77777777" w:rsidR="008A3BDF" w:rsidRDefault="008A3BDF" w:rsidP="008A3BDF">
      <w:pPr>
        <w:pStyle w:val="Standard"/>
        <w:spacing w:after="0"/>
        <w:jc w:val="center"/>
        <w:rPr>
          <w:rFonts w:eastAsia="Calibri"/>
          <w:b/>
          <w:bCs/>
          <w:color w:val="C30000"/>
          <w:sz w:val="28"/>
          <w:szCs w:val="28"/>
        </w:rPr>
      </w:pPr>
      <w:r>
        <w:rPr>
          <w:rFonts w:eastAsia="Calibri"/>
          <w:b/>
          <w:bCs/>
          <w:color w:val="C30000"/>
          <w:sz w:val="28"/>
          <w:szCs w:val="28"/>
        </w:rPr>
        <w:t>SCHOOL OF CYBER SECURITY &amp; DIGITAL FORENSICS,</w:t>
      </w:r>
    </w:p>
    <w:p w14:paraId="7A641D61" w14:textId="77777777" w:rsidR="008A3BDF" w:rsidRDefault="008A3BDF" w:rsidP="008A3BDF">
      <w:pPr>
        <w:pStyle w:val="Standard"/>
        <w:spacing w:after="0"/>
        <w:jc w:val="center"/>
        <w:rPr>
          <w:rFonts w:eastAsia="Calibri"/>
          <w:b/>
          <w:bCs/>
          <w:color w:val="C30000"/>
          <w:sz w:val="28"/>
          <w:szCs w:val="28"/>
        </w:rPr>
      </w:pPr>
      <w:r>
        <w:rPr>
          <w:rFonts w:eastAsia="Calibri"/>
          <w:b/>
          <w:bCs/>
          <w:color w:val="C30000"/>
          <w:sz w:val="28"/>
          <w:szCs w:val="28"/>
        </w:rPr>
        <w:t>NATIONAL FORENSIC SCIENCES UNIVERSITY</w:t>
      </w:r>
    </w:p>
    <w:p w14:paraId="6DC805DA" w14:textId="77777777" w:rsidR="008A3BDF" w:rsidRDefault="008A3BDF" w:rsidP="008A3BDF">
      <w:pPr>
        <w:pStyle w:val="Standard"/>
        <w:spacing w:after="0"/>
        <w:jc w:val="center"/>
        <w:rPr>
          <w:sz w:val="28"/>
          <w:szCs w:val="28"/>
        </w:rPr>
      </w:pPr>
      <w:r>
        <w:rPr>
          <w:rFonts w:eastAsia="Calibri"/>
          <w:b/>
          <w:bCs/>
          <w:color w:val="C30000"/>
          <w:sz w:val="28"/>
          <w:szCs w:val="28"/>
        </w:rPr>
        <w:t>GANDHINAGAR – 382007, GUJARAT, INDIA.</w:t>
      </w:r>
    </w:p>
    <w:p w14:paraId="4370267F" w14:textId="2D956087" w:rsidR="00FE2C96" w:rsidRDefault="008A3BDF" w:rsidP="008A3BDF">
      <w:pPr>
        <w:jc w:val="center"/>
        <w:sectPr w:rsidR="00FE2C96" w:rsidSect="004255B2">
          <w:headerReference w:type="even" r:id="rId9"/>
          <w:footerReference w:type="default" r:id="rId10"/>
          <w:headerReference w:type="first" r:id="rId11"/>
          <w:pgSz w:w="11906" w:h="16838"/>
          <w:pgMar w:top="709" w:right="1134" w:bottom="567" w:left="1418" w:header="284" w:footer="284" w:gutter="0"/>
          <w:pgBorders w:offsetFrom="page">
            <w:top w:val="single" w:sz="18" w:space="24" w:color="auto"/>
            <w:left w:val="single" w:sz="18" w:space="24" w:color="auto"/>
            <w:bottom w:val="single" w:sz="18" w:space="24" w:color="auto"/>
            <w:right w:val="single" w:sz="18" w:space="24" w:color="auto"/>
          </w:pgBorders>
          <w:pgNumType w:fmt="upperRoman"/>
          <w:cols w:space="708"/>
          <w:titlePg/>
          <w:docGrid w:linePitch="360"/>
        </w:sectPr>
      </w:pPr>
      <w:r>
        <w:rPr>
          <w:rFonts w:eastAsia="Calibri"/>
          <w:b/>
          <w:bCs/>
          <w:color w:val="C30000"/>
          <w:sz w:val="28"/>
          <w:szCs w:val="28"/>
        </w:rPr>
        <w:t>MAY, 2025</w:t>
      </w:r>
    </w:p>
    <w:p w14:paraId="21F59A9B" w14:textId="77777777" w:rsidR="008A3BDF" w:rsidRDefault="008A3BDF" w:rsidP="00635216">
      <w:pPr>
        <w:pStyle w:val="TitleHeader"/>
      </w:pPr>
      <w:bookmarkStart w:id="0" w:name="_Toc111805258"/>
      <w:bookmarkStart w:id="1" w:name="_Toc197605944"/>
      <w:r>
        <w:lastRenderedPageBreak/>
        <w:t>DECLARATION</w:t>
      </w:r>
      <w:bookmarkEnd w:id="0"/>
      <w:bookmarkEnd w:id="1"/>
    </w:p>
    <w:p w14:paraId="6638F6B6" w14:textId="740B129F" w:rsidR="008A3BDF" w:rsidRDefault="008A3BDF" w:rsidP="008A3BDF">
      <w:pPr>
        <w:pStyle w:val="Default"/>
        <w:spacing w:line="276" w:lineRule="auto"/>
        <w:ind w:right="423"/>
        <w:jc w:val="both"/>
      </w:pPr>
      <w:r>
        <w:t>I</w:t>
      </w:r>
      <w:r>
        <w:rPr>
          <w:b/>
          <w:bCs/>
        </w:rPr>
        <w:t xml:space="preserve"> DISHA SHARMA </w:t>
      </w:r>
      <w:r>
        <w:t xml:space="preserve">having </w:t>
      </w:r>
      <w:r w:rsidR="005B2B26">
        <w:t>Enrolment</w:t>
      </w:r>
      <w:r>
        <w:t xml:space="preserve"> Number</w:t>
      </w:r>
      <w:r>
        <w:rPr>
          <w:b/>
          <w:bCs/>
        </w:rPr>
        <w:t xml:space="preserve"> 240103002014 </w:t>
      </w:r>
      <w:r>
        <w:t>hereby declare that</w:t>
      </w:r>
    </w:p>
    <w:p w14:paraId="325D8C1E" w14:textId="77777777" w:rsidR="008A3BDF" w:rsidRDefault="008A3BDF" w:rsidP="008A3BDF">
      <w:pPr>
        <w:pStyle w:val="Default"/>
        <w:ind w:right="423"/>
        <w:jc w:val="both"/>
      </w:pPr>
    </w:p>
    <w:p w14:paraId="49D5393C" w14:textId="465E9229" w:rsidR="008A3BDF" w:rsidRDefault="008A3BDF" w:rsidP="008A3BDF">
      <w:pPr>
        <w:pStyle w:val="Default"/>
        <w:spacing w:after="285"/>
        <w:ind w:left="567" w:right="423" w:hanging="567"/>
        <w:jc w:val="both"/>
      </w:pPr>
      <w:r>
        <w:t xml:space="preserve">a. </w:t>
      </w:r>
      <w:r>
        <w:tab/>
        <w:t xml:space="preserve">The work contained in the dissertation report entitled </w:t>
      </w:r>
      <w:r>
        <w:rPr>
          <w:b/>
          <w:bCs/>
        </w:rPr>
        <w:t>“DATA EXFILTRATION DETECTION THROUGH EMAIL-BASED INSIDER THREATS”</w:t>
      </w:r>
      <w:r>
        <w:t xml:space="preserve"> is being submitted in partial fulfilment for the award of the degree of </w:t>
      </w:r>
      <w:r w:rsidR="005B2B26">
        <w:rPr>
          <w:b/>
          <w:bCs/>
        </w:rPr>
        <w:t>M.Sc.</w:t>
      </w:r>
      <w:r>
        <w:rPr>
          <w:b/>
          <w:bCs/>
        </w:rPr>
        <w:t xml:space="preserve"> Cyber Security</w:t>
      </w:r>
      <w:r>
        <w:t xml:space="preserve"> to </w:t>
      </w:r>
      <w:r>
        <w:rPr>
          <w:b/>
          <w:bCs/>
        </w:rPr>
        <w:t>School of Cyber Security &amp; Digital Forensics</w:t>
      </w:r>
      <w:r>
        <w:t xml:space="preserve"> is an authentic record of my own work done under the supervision of </w:t>
      </w:r>
      <w:r>
        <w:rPr>
          <w:b/>
          <w:bCs/>
        </w:rPr>
        <w:t>Mr. Dharmesh Dave</w:t>
      </w:r>
      <w:r>
        <w:t>.</w:t>
      </w:r>
    </w:p>
    <w:p w14:paraId="14018093" w14:textId="77777777" w:rsidR="008A3BDF" w:rsidRDefault="008A3BDF" w:rsidP="008A3BDF">
      <w:pPr>
        <w:pStyle w:val="Default"/>
        <w:spacing w:after="285"/>
        <w:ind w:left="567" w:right="423" w:hanging="567"/>
        <w:jc w:val="both"/>
      </w:pPr>
      <w:r>
        <w:t xml:space="preserve">b. </w:t>
      </w:r>
      <w:r>
        <w:tab/>
        <w:t>The work has not been submitted to any other Institute/ School / University for any degree or diploma.</w:t>
      </w:r>
    </w:p>
    <w:p w14:paraId="18AE4FB6" w14:textId="77777777" w:rsidR="008A3BDF" w:rsidRDefault="008A3BDF" w:rsidP="008A3BDF">
      <w:pPr>
        <w:pStyle w:val="Default"/>
        <w:spacing w:after="285"/>
        <w:ind w:left="567" w:right="423" w:hanging="567"/>
        <w:jc w:val="both"/>
      </w:pPr>
      <w:r>
        <w:t xml:space="preserve">c. </w:t>
      </w:r>
      <w:r>
        <w:tab/>
        <w:t>I have conformed to the norms and guidelines given in the Ethical Code of Conduct of the School.</w:t>
      </w:r>
    </w:p>
    <w:p w14:paraId="7234B774" w14:textId="77777777" w:rsidR="008A3BDF" w:rsidRDefault="008A3BDF" w:rsidP="008A3BDF">
      <w:pPr>
        <w:pStyle w:val="Default"/>
        <w:spacing w:after="285"/>
        <w:ind w:left="567" w:right="423" w:hanging="567"/>
        <w:jc w:val="both"/>
      </w:pPr>
      <w:r>
        <w:t xml:space="preserve">d. </w:t>
      </w:r>
      <w:r>
        <w:tab/>
        <w:t>Whenever I have used materials (data, theoretical analysis, and text) from other sources, I have given due credit to them by citing them in the text of the dissertation and giving their details in the references.</w:t>
      </w:r>
    </w:p>
    <w:p w14:paraId="6B6EE223" w14:textId="77777777" w:rsidR="008A3BDF" w:rsidRDefault="008A3BDF" w:rsidP="008A3BDF">
      <w:pPr>
        <w:pStyle w:val="Default"/>
        <w:spacing w:after="285"/>
        <w:ind w:left="567" w:right="423" w:hanging="567"/>
        <w:jc w:val="both"/>
      </w:pPr>
      <w:r>
        <w:t xml:space="preserve">e. </w:t>
      </w:r>
      <w:r>
        <w:tab/>
        <w:t>Whenever I have quoted written materials from other sources and due credit is given to the sources by citing them.</w:t>
      </w:r>
    </w:p>
    <w:p w14:paraId="17E64271" w14:textId="77777777" w:rsidR="008A3BDF" w:rsidRDefault="008A3BDF" w:rsidP="008A3BDF">
      <w:pPr>
        <w:pStyle w:val="Default"/>
        <w:ind w:left="567" w:right="423" w:hanging="567"/>
        <w:jc w:val="both"/>
      </w:pPr>
      <w:r>
        <w:t xml:space="preserve">f. </w:t>
      </w:r>
      <w:r>
        <w:tab/>
        <w:t>From the plagiarism test, it is found that the similarity index of whole dissertation is less than 10 % as per the university guidelines.</w:t>
      </w:r>
    </w:p>
    <w:p w14:paraId="093B17A9" w14:textId="77777777" w:rsidR="00311F37" w:rsidRPr="00EB5A61" w:rsidRDefault="00311F37" w:rsidP="00E6166F">
      <w:pPr>
        <w:pStyle w:val="Default"/>
        <w:ind w:left="567" w:right="423" w:hanging="567"/>
        <w:jc w:val="both"/>
        <w:rPr>
          <w:sz w:val="28"/>
          <w:szCs w:val="28"/>
        </w:rPr>
      </w:pPr>
    </w:p>
    <w:p w14:paraId="3B07694A" w14:textId="77777777" w:rsidR="00975F9E" w:rsidRPr="00EB5A61" w:rsidRDefault="00975F9E" w:rsidP="00E6166F">
      <w:pPr>
        <w:pStyle w:val="Default"/>
        <w:spacing w:line="276" w:lineRule="auto"/>
        <w:ind w:right="423"/>
        <w:rPr>
          <w:sz w:val="28"/>
          <w:szCs w:val="28"/>
        </w:rPr>
      </w:pPr>
      <w:r w:rsidRPr="00EB5A61">
        <w:rPr>
          <w:b/>
          <w:bCs/>
          <w:sz w:val="28"/>
          <w:szCs w:val="28"/>
        </w:rPr>
        <w:t xml:space="preserve">Date: </w:t>
      </w:r>
    </w:p>
    <w:p w14:paraId="265F0CE2" w14:textId="77777777" w:rsidR="00975F9E" w:rsidRDefault="00975F9E" w:rsidP="00E6166F">
      <w:pPr>
        <w:pStyle w:val="Default"/>
        <w:spacing w:line="276" w:lineRule="auto"/>
        <w:ind w:right="423"/>
        <w:rPr>
          <w:sz w:val="28"/>
          <w:szCs w:val="28"/>
        </w:rPr>
      </w:pPr>
      <w:r w:rsidRPr="00EB5A61">
        <w:rPr>
          <w:b/>
          <w:bCs/>
          <w:sz w:val="28"/>
          <w:szCs w:val="28"/>
        </w:rPr>
        <w:t xml:space="preserve">Place: </w:t>
      </w:r>
    </w:p>
    <w:p w14:paraId="277DFB24" w14:textId="77777777" w:rsidR="00975F9E" w:rsidRDefault="00975F9E" w:rsidP="00975F9E">
      <w:pPr>
        <w:pStyle w:val="Default"/>
        <w:jc w:val="right"/>
        <w:rPr>
          <w:sz w:val="28"/>
          <w:szCs w:val="28"/>
        </w:rPr>
      </w:pPr>
    </w:p>
    <w:p w14:paraId="25770C83" w14:textId="77777777" w:rsidR="00B074AC" w:rsidRDefault="00B074AC" w:rsidP="00B074AC">
      <w:pPr>
        <w:pStyle w:val="Default"/>
        <w:rPr>
          <w:b/>
          <w:bCs/>
          <w:sz w:val="28"/>
          <w:szCs w:val="28"/>
        </w:rPr>
      </w:pPr>
    </w:p>
    <w:p w14:paraId="057E6251" w14:textId="77777777" w:rsidR="00B074AC" w:rsidRPr="00B074AC" w:rsidRDefault="00B074AC" w:rsidP="00B074AC">
      <w:pPr>
        <w:pStyle w:val="Default"/>
        <w:rPr>
          <w:b/>
          <w:bCs/>
          <w:sz w:val="26"/>
          <w:szCs w:val="26"/>
        </w:rPr>
      </w:pPr>
    </w:p>
    <w:p w14:paraId="6D4F3849" w14:textId="6327B602" w:rsidR="00975F9E" w:rsidRPr="00B074AC" w:rsidRDefault="00975F9E" w:rsidP="00B074AC">
      <w:pPr>
        <w:pStyle w:val="Default"/>
        <w:rPr>
          <w:b/>
          <w:bCs/>
          <w:sz w:val="26"/>
          <w:szCs w:val="26"/>
        </w:rPr>
      </w:pPr>
      <w:r w:rsidRPr="00B074AC">
        <w:rPr>
          <w:b/>
          <w:bCs/>
          <w:sz w:val="26"/>
          <w:szCs w:val="26"/>
        </w:rPr>
        <w:t>Signature of Student</w:t>
      </w:r>
    </w:p>
    <w:p w14:paraId="5EF8A650" w14:textId="04113AEF" w:rsidR="00B074AC" w:rsidRPr="00B074AC" w:rsidRDefault="00B074AC" w:rsidP="009F4912">
      <w:pPr>
        <w:rPr>
          <w:sz w:val="26"/>
          <w:szCs w:val="26"/>
        </w:rPr>
      </w:pPr>
    </w:p>
    <w:p w14:paraId="240E9D92" w14:textId="77777777" w:rsidR="00B074AC" w:rsidRPr="00EB5A61" w:rsidRDefault="00B074AC" w:rsidP="009F4912"/>
    <w:p w14:paraId="12B64047" w14:textId="63DCCAA4" w:rsidR="00B074AC" w:rsidRPr="00B074AC" w:rsidRDefault="00B074AC" w:rsidP="00B074AC">
      <w:pPr>
        <w:pStyle w:val="Default"/>
        <w:jc w:val="right"/>
        <w:rPr>
          <w:sz w:val="28"/>
          <w:szCs w:val="28"/>
        </w:rPr>
      </w:pPr>
      <w:r>
        <w:rPr>
          <w:sz w:val="28"/>
          <w:szCs w:val="28"/>
        </w:rPr>
        <w:t>__________________</w:t>
      </w:r>
    </w:p>
    <w:p w14:paraId="74CC935F" w14:textId="485F580F" w:rsidR="00B074AC" w:rsidRPr="00B074AC" w:rsidRDefault="00B074AC" w:rsidP="00B074AC">
      <w:pPr>
        <w:pStyle w:val="Default"/>
        <w:ind w:left="6480"/>
        <w:jc w:val="center"/>
        <w:rPr>
          <w:b/>
          <w:bCs/>
          <w:sz w:val="28"/>
          <w:szCs w:val="28"/>
        </w:rPr>
      </w:pPr>
      <w:r w:rsidRPr="00B074AC">
        <w:rPr>
          <w:b/>
          <w:bCs/>
          <w:sz w:val="28"/>
          <w:szCs w:val="28"/>
        </w:rPr>
        <w:t xml:space="preserve">  </w:t>
      </w:r>
      <w:r>
        <w:rPr>
          <w:b/>
          <w:bCs/>
          <w:sz w:val="28"/>
          <w:szCs w:val="28"/>
        </w:rPr>
        <w:t xml:space="preserve">         </w:t>
      </w:r>
      <w:r w:rsidRPr="00B074AC">
        <w:rPr>
          <w:b/>
          <w:bCs/>
          <w:sz w:val="28"/>
          <w:szCs w:val="28"/>
        </w:rPr>
        <w:t>Signature &amp; Date</w:t>
      </w:r>
    </w:p>
    <w:p w14:paraId="673E8A76" w14:textId="0463F296" w:rsidR="00B074AC" w:rsidRPr="00B074AC" w:rsidRDefault="00B074AC" w:rsidP="00B074AC">
      <w:pPr>
        <w:pStyle w:val="Default"/>
        <w:jc w:val="center"/>
        <w:rPr>
          <w:b/>
          <w:bCs/>
          <w:sz w:val="28"/>
          <w:szCs w:val="28"/>
        </w:rPr>
      </w:pPr>
      <w:r w:rsidRPr="00B074AC">
        <w:rPr>
          <w:b/>
          <w:bCs/>
          <w:sz w:val="28"/>
          <w:szCs w:val="28"/>
        </w:rPr>
        <w:t xml:space="preserve">                                                                                               Supervisor</w:t>
      </w:r>
    </w:p>
    <w:p w14:paraId="6552C0E2" w14:textId="77777777" w:rsidR="00B074AC" w:rsidRPr="00B074AC" w:rsidRDefault="00B074AC" w:rsidP="00B074AC">
      <w:pPr>
        <w:rPr>
          <w:sz w:val="28"/>
          <w:szCs w:val="28"/>
        </w:rPr>
      </w:pPr>
    </w:p>
    <w:p w14:paraId="29FDC18C" w14:textId="77777777" w:rsidR="000510F4" w:rsidRPr="00EB5A61" w:rsidRDefault="000510F4" w:rsidP="009F4912"/>
    <w:p w14:paraId="06F6E9D6" w14:textId="77777777" w:rsidR="000510F4" w:rsidRPr="00EB5A61" w:rsidRDefault="000510F4" w:rsidP="009F4912"/>
    <w:p w14:paraId="36D50AE6" w14:textId="5F2EB0B1" w:rsidR="00A67A7D" w:rsidRPr="00EB5A61" w:rsidRDefault="00A67A7D" w:rsidP="009F4912"/>
    <w:p w14:paraId="50A2A05A" w14:textId="77777777" w:rsidR="008A3BDF" w:rsidRDefault="008A3BDF" w:rsidP="00635216">
      <w:pPr>
        <w:pStyle w:val="TitleHeader"/>
      </w:pPr>
      <w:bookmarkStart w:id="2" w:name="_Toc111805259"/>
      <w:bookmarkStart w:id="3" w:name="_Toc197605945"/>
      <w:bookmarkStart w:id="4" w:name="_Hlk197593904"/>
      <w:r>
        <w:lastRenderedPageBreak/>
        <w:t>CERTIFICATE</w:t>
      </w:r>
      <w:bookmarkEnd w:id="2"/>
      <w:bookmarkEnd w:id="3"/>
    </w:p>
    <w:p w14:paraId="09EE7976" w14:textId="1F15E5CE" w:rsidR="008A3BDF" w:rsidRPr="008C7F72" w:rsidRDefault="008A3BDF" w:rsidP="008A3BDF">
      <w:pPr>
        <w:pStyle w:val="Index"/>
        <w:rPr>
          <w:rStyle w:val="NumberingSymbols"/>
        </w:rPr>
      </w:pPr>
      <w:r w:rsidRPr="008C7F72">
        <w:rPr>
          <w:rStyle w:val="NumberingSymbols"/>
        </w:rPr>
        <w:t xml:space="preserve">This is to certify that the work contained in the dissertation entitled “DATA EXFILTRATION DETECTION THROUGH EMAIL-BASED INSIDER THREATS”, submitted by Disha Sharma (Enrol. No.: 240103002014) in partial fulfilment of the requirement for the award of the degree of </w:t>
      </w:r>
      <w:r w:rsidR="005B2B26" w:rsidRPr="008C7F72">
        <w:rPr>
          <w:rStyle w:val="NumberingSymbols"/>
        </w:rPr>
        <w:t>M.Sc.</w:t>
      </w:r>
      <w:r w:rsidRPr="008C7F72">
        <w:rPr>
          <w:rStyle w:val="NumberingSymbols"/>
        </w:rPr>
        <w:t xml:space="preserve"> Cyber Security to the National Forensic Sciences University, Gandhinagar, Gujarat is a record of </w:t>
      </w:r>
      <w:r w:rsidR="005B2B26" w:rsidRPr="008C7F72">
        <w:rPr>
          <w:rStyle w:val="NumberingSymbols"/>
        </w:rPr>
        <w:t>Bonafide</w:t>
      </w:r>
      <w:r w:rsidRPr="008C7F72">
        <w:rPr>
          <w:rStyle w:val="NumberingSymbols"/>
        </w:rPr>
        <w:t xml:space="preserve"> work carried out by him/her under the direct supervision and guidance </w:t>
      </w:r>
      <w:r w:rsidR="005B2B26" w:rsidRPr="008C7F72">
        <w:rPr>
          <w:rStyle w:val="NumberingSymbols"/>
        </w:rPr>
        <w:t>of Mr.</w:t>
      </w:r>
      <w:r w:rsidRPr="008C7F72">
        <w:rPr>
          <w:rStyle w:val="NumberingSymbols"/>
        </w:rPr>
        <w:t xml:space="preserve"> Dharmesh Dave.</w:t>
      </w:r>
    </w:p>
    <w:bookmarkEnd w:id="4"/>
    <w:p w14:paraId="786A8B56" w14:textId="77777777" w:rsidR="008A3BDF" w:rsidRDefault="008A3BDF" w:rsidP="00532D9C">
      <w:pPr>
        <w:pStyle w:val="Default"/>
        <w:rPr>
          <w:b/>
          <w:bCs/>
          <w:color w:val="auto"/>
          <w:sz w:val="28"/>
          <w:szCs w:val="28"/>
        </w:rPr>
      </w:pPr>
    </w:p>
    <w:p w14:paraId="3086CEE4" w14:textId="77777777" w:rsidR="008A3BDF" w:rsidRDefault="008A3BDF" w:rsidP="00532D9C">
      <w:pPr>
        <w:pStyle w:val="Default"/>
        <w:rPr>
          <w:b/>
          <w:bCs/>
          <w:color w:val="auto"/>
          <w:sz w:val="28"/>
          <w:szCs w:val="28"/>
        </w:rPr>
      </w:pPr>
    </w:p>
    <w:p w14:paraId="43907408" w14:textId="77777777" w:rsidR="008A3BDF" w:rsidRDefault="008A3BDF" w:rsidP="00532D9C">
      <w:pPr>
        <w:pStyle w:val="Default"/>
        <w:rPr>
          <w:b/>
          <w:bCs/>
          <w:color w:val="auto"/>
          <w:sz w:val="28"/>
          <w:szCs w:val="28"/>
        </w:rPr>
      </w:pPr>
    </w:p>
    <w:p w14:paraId="3231BA8B" w14:textId="3EBBBEB8" w:rsidR="00532D9C" w:rsidRPr="00EB5A61" w:rsidRDefault="00532D9C" w:rsidP="00532D9C">
      <w:pPr>
        <w:pStyle w:val="Default"/>
        <w:rPr>
          <w:color w:val="auto"/>
          <w:sz w:val="28"/>
          <w:szCs w:val="28"/>
        </w:rPr>
      </w:pPr>
      <w:r w:rsidRPr="00EB5A61">
        <w:rPr>
          <w:b/>
          <w:bCs/>
          <w:color w:val="auto"/>
          <w:sz w:val="28"/>
          <w:szCs w:val="28"/>
        </w:rPr>
        <w:t>Date:</w:t>
      </w:r>
    </w:p>
    <w:p w14:paraId="38CE4282" w14:textId="77777777" w:rsidR="00532D9C" w:rsidRPr="00EB5A61" w:rsidRDefault="00532D9C" w:rsidP="00532D9C">
      <w:pPr>
        <w:pStyle w:val="Default"/>
        <w:rPr>
          <w:color w:val="auto"/>
          <w:sz w:val="28"/>
          <w:szCs w:val="28"/>
        </w:rPr>
      </w:pPr>
      <w:r w:rsidRPr="00EB5A61">
        <w:rPr>
          <w:b/>
          <w:bCs/>
          <w:color w:val="auto"/>
          <w:sz w:val="28"/>
          <w:szCs w:val="28"/>
        </w:rPr>
        <w:t>Place:</w:t>
      </w:r>
    </w:p>
    <w:p w14:paraId="1DEEDF86" w14:textId="1544AB49" w:rsidR="008E3907" w:rsidRPr="008E3907" w:rsidRDefault="007F5B6E" w:rsidP="009F4912">
      <w:r>
        <w:tab/>
      </w:r>
      <w:r>
        <w:tab/>
      </w:r>
      <w:r>
        <w:tab/>
      </w:r>
      <w:r>
        <w:tab/>
      </w:r>
      <w:r>
        <w:tab/>
      </w:r>
      <w:r>
        <w:tab/>
      </w:r>
      <w:r>
        <w:tab/>
      </w:r>
    </w:p>
    <w:p w14:paraId="032A32D5" w14:textId="37A43A64" w:rsidR="00B074AC" w:rsidRPr="00D42B55" w:rsidRDefault="00B074AC" w:rsidP="00B074AC">
      <w:pPr>
        <w:rPr>
          <w:b/>
          <w:bCs/>
          <w:sz w:val="26"/>
          <w:szCs w:val="26"/>
        </w:rPr>
      </w:pPr>
      <w:r w:rsidRPr="00D42B55">
        <w:rPr>
          <w:b/>
          <w:bCs/>
          <w:sz w:val="26"/>
          <w:szCs w:val="26"/>
        </w:rPr>
        <w:t>Supervised By</w:t>
      </w:r>
      <w:r w:rsidR="00826409" w:rsidRPr="00D42B55">
        <w:rPr>
          <w:b/>
          <w:bCs/>
          <w:sz w:val="26"/>
          <w:szCs w:val="26"/>
        </w:rPr>
        <w:t>:</w:t>
      </w:r>
    </w:p>
    <w:p w14:paraId="04ECBE85" w14:textId="57D84FD2" w:rsidR="00B074AC" w:rsidRDefault="00B074AC" w:rsidP="00826409">
      <w:pPr>
        <w:spacing w:line="240" w:lineRule="auto"/>
      </w:pPr>
      <w:r>
        <w:t xml:space="preserve">____________________                                                  </w:t>
      </w:r>
      <w:r w:rsidR="00826409">
        <w:t xml:space="preserve">     </w:t>
      </w:r>
      <w:r>
        <w:t xml:space="preserve"> _____________</w:t>
      </w:r>
      <w:r w:rsidR="008A3BDF">
        <w:t>________________</w:t>
      </w:r>
    </w:p>
    <w:p w14:paraId="3477F1E8" w14:textId="166337B3" w:rsidR="00B074AC" w:rsidRPr="00D42B55" w:rsidRDefault="00B074AC" w:rsidP="00826409">
      <w:pPr>
        <w:spacing w:after="0" w:line="240" w:lineRule="auto"/>
        <w:rPr>
          <w:sz w:val="26"/>
          <w:szCs w:val="26"/>
        </w:rPr>
      </w:pPr>
      <w:r w:rsidRPr="00D42B55">
        <w:rPr>
          <w:sz w:val="26"/>
          <w:szCs w:val="26"/>
        </w:rPr>
        <w:t xml:space="preserve">(Name &amp; sign of the Supervisor 1)                       </w:t>
      </w:r>
      <w:proofErr w:type="gramStart"/>
      <w:r w:rsidRPr="00D42B55">
        <w:rPr>
          <w:sz w:val="26"/>
          <w:szCs w:val="26"/>
        </w:rPr>
        <w:t xml:space="preserve"> </w:t>
      </w:r>
      <w:r w:rsidR="005B2B26" w:rsidRPr="00D42B55">
        <w:rPr>
          <w:sz w:val="26"/>
          <w:szCs w:val="26"/>
        </w:rPr>
        <w:t xml:space="preserve">  (</w:t>
      </w:r>
      <w:proofErr w:type="gramEnd"/>
      <w:r w:rsidRPr="00D42B55">
        <w:rPr>
          <w:sz w:val="26"/>
          <w:szCs w:val="26"/>
        </w:rPr>
        <w:t>Name &amp; sign of the Supervisor 2, if</w:t>
      </w:r>
      <w:r w:rsidR="00826409" w:rsidRPr="00D42B55">
        <w:rPr>
          <w:sz w:val="26"/>
          <w:szCs w:val="26"/>
        </w:rPr>
        <w:t xml:space="preserve"> </w:t>
      </w:r>
      <w:r w:rsidRPr="00D42B55">
        <w:rPr>
          <w:sz w:val="26"/>
          <w:szCs w:val="26"/>
        </w:rPr>
        <w:t>any)</w:t>
      </w:r>
    </w:p>
    <w:p w14:paraId="3D49BB54" w14:textId="77777777" w:rsidR="00826409" w:rsidRPr="00D42B55" w:rsidRDefault="00B074AC" w:rsidP="00826409">
      <w:pPr>
        <w:spacing w:after="0" w:line="240" w:lineRule="auto"/>
        <w:rPr>
          <w:sz w:val="26"/>
          <w:szCs w:val="26"/>
        </w:rPr>
      </w:pPr>
      <w:r w:rsidRPr="00D42B55">
        <w:rPr>
          <w:sz w:val="26"/>
          <w:szCs w:val="26"/>
        </w:rPr>
        <w:t>De</w:t>
      </w:r>
      <w:r w:rsidR="00826409" w:rsidRPr="00D42B55">
        <w:rPr>
          <w:sz w:val="26"/>
          <w:szCs w:val="26"/>
        </w:rPr>
        <w:t>signation,</w:t>
      </w:r>
    </w:p>
    <w:p w14:paraId="445CC212" w14:textId="63E8E8EB" w:rsidR="00826409" w:rsidRPr="00D42B55" w:rsidRDefault="00826409" w:rsidP="00826409">
      <w:pPr>
        <w:spacing w:after="0" w:line="240" w:lineRule="auto"/>
        <w:rPr>
          <w:sz w:val="26"/>
          <w:szCs w:val="26"/>
        </w:rPr>
      </w:pPr>
      <w:r w:rsidRPr="00D42B55">
        <w:rPr>
          <w:sz w:val="26"/>
          <w:szCs w:val="26"/>
        </w:rPr>
        <w:t>School of Cyber Security and Digital Forensics,</w:t>
      </w:r>
    </w:p>
    <w:p w14:paraId="724B16ED" w14:textId="5F75C6E9" w:rsidR="00826409" w:rsidRPr="00D42B55" w:rsidRDefault="00826409" w:rsidP="00826409">
      <w:pPr>
        <w:spacing w:after="0" w:line="240" w:lineRule="auto"/>
        <w:rPr>
          <w:sz w:val="26"/>
          <w:szCs w:val="26"/>
        </w:rPr>
      </w:pPr>
      <w:r w:rsidRPr="00D42B55">
        <w:rPr>
          <w:sz w:val="26"/>
          <w:szCs w:val="26"/>
        </w:rPr>
        <w:t>National Forensic Sciences University,</w:t>
      </w:r>
    </w:p>
    <w:p w14:paraId="45BB6C0C" w14:textId="7FBF754D" w:rsidR="00826409" w:rsidRPr="00D42B55" w:rsidRDefault="00826409" w:rsidP="00826409">
      <w:pPr>
        <w:spacing w:after="0" w:line="240" w:lineRule="auto"/>
        <w:rPr>
          <w:sz w:val="26"/>
          <w:szCs w:val="26"/>
        </w:rPr>
      </w:pPr>
      <w:r w:rsidRPr="00D42B55">
        <w:rPr>
          <w:sz w:val="26"/>
          <w:szCs w:val="26"/>
        </w:rPr>
        <w:t>Gandhinagar, India, 382421</w:t>
      </w:r>
    </w:p>
    <w:p w14:paraId="1B7FB109" w14:textId="77777777" w:rsidR="00826409" w:rsidRPr="00D42B55" w:rsidRDefault="00826409" w:rsidP="00B074AC">
      <w:pPr>
        <w:rPr>
          <w:sz w:val="26"/>
          <w:szCs w:val="26"/>
        </w:rPr>
      </w:pPr>
    </w:p>
    <w:p w14:paraId="67CA4F44" w14:textId="77777777" w:rsidR="00D02033" w:rsidRDefault="00D02033" w:rsidP="00D02033">
      <w:pPr>
        <w:spacing w:line="240" w:lineRule="auto"/>
        <w:rPr>
          <w:sz w:val="26"/>
          <w:szCs w:val="26"/>
        </w:rPr>
      </w:pPr>
    </w:p>
    <w:p w14:paraId="2C158D6A" w14:textId="77777777" w:rsidR="00D02033" w:rsidRDefault="00D02033" w:rsidP="00D02033">
      <w:pPr>
        <w:spacing w:line="240" w:lineRule="auto"/>
        <w:rPr>
          <w:sz w:val="26"/>
          <w:szCs w:val="26"/>
        </w:rPr>
      </w:pPr>
    </w:p>
    <w:p w14:paraId="16DA7940" w14:textId="574FD119" w:rsidR="00B074AC" w:rsidRPr="00D42B55" w:rsidRDefault="00B074AC" w:rsidP="00D02033">
      <w:pPr>
        <w:spacing w:line="240" w:lineRule="auto"/>
        <w:ind w:left="2880" w:firstLine="720"/>
        <w:rPr>
          <w:sz w:val="26"/>
          <w:szCs w:val="26"/>
        </w:rPr>
      </w:pPr>
      <w:r w:rsidRPr="00D42B55">
        <w:rPr>
          <w:sz w:val="26"/>
          <w:szCs w:val="26"/>
        </w:rPr>
        <w:t xml:space="preserve">  _______________________________</w:t>
      </w:r>
    </w:p>
    <w:p w14:paraId="4DA535FA" w14:textId="008DD92A" w:rsidR="00B074AC" w:rsidRPr="00D42B55" w:rsidRDefault="00B074AC" w:rsidP="00D02033">
      <w:pPr>
        <w:spacing w:after="0" w:line="240" w:lineRule="auto"/>
        <w:ind w:left="3600"/>
        <w:rPr>
          <w:sz w:val="26"/>
          <w:szCs w:val="26"/>
        </w:rPr>
      </w:pPr>
      <w:r w:rsidRPr="00D42B55">
        <w:rPr>
          <w:sz w:val="26"/>
          <w:szCs w:val="26"/>
        </w:rPr>
        <w:t>De</w:t>
      </w:r>
      <w:r w:rsidR="00D02033">
        <w:rPr>
          <w:sz w:val="26"/>
          <w:szCs w:val="26"/>
        </w:rPr>
        <w:t xml:space="preserve">an, </w:t>
      </w:r>
      <w:r w:rsidRPr="00D42B55">
        <w:rPr>
          <w:sz w:val="26"/>
          <w:szCs w:val="26"/>
        </w:rPr>
        <w:t>School of Cyber Security and Digital Forensics,</w:t>
      </w:r>
    </w:p>
    <w:p w14:paraId="5614A5BD" w14:textId="3E8C8D7D" w:rsidR="00B074AC" w:rsidRPr="00D42B55" w:rsidRDefault="00B074AC" w:rsidP="00D02033">
      <w:pPr>
        <w:tabs>
          <w:tab w:val="right" w:pos="9639"/>
        </w:tabs>
        <w:spacing w:after="0" w:line="240" w:lineRule="auto"/>
        <w:ind w:left="3600"/>
        <w:rPr>
          <w:sz w:val="26"/>
          <w:szCs w:val="26"/>
        </w:rPr>
      </w:pPr>
      <w:r w:rsidRPr="00D42B55">
        <w:rPr>
          <w:sz w:val="26"/>
          <w:szCs w:val="26"/>
        </w:rPr>
        <w:t>National Forensic Sciences University,</w:t>
      </w:r>
      <w:r w:rsidR="00D02033">
        <w:rPr>
          <w:sz w:val="26"/>
          <w:szCs w:val="26"/>
        </w:rPr>
        <w:tab/>
      </w:r>
    </w:p>
    <w:p w14:paraId="7001DE7C" w14:textId="4E078FE4" w:rsidR="00532D9C" w:rsidRPr="00D42B55" w:rsidRDefault="00B074AC" w:rsidP="00826409">
      <w:pPr>
        <w:spacing w:after="0" w:line="240" w:lineRule="auto"/>
        <w:rPr>
          <w:sz w:val="26"/>
          <w:szCs w:val="26"/>
        </w:rPr>
      </w:pPr>
      <w:r w:rsidRPr="00D42B55">
        <w:rPr>
          <w:sz w:val="26"/>
          <w:szCs w:val="26"/>
        </w:rPr>
        <w:t xml:space="preserve">                                                         Gandhinagar, India, 382421</w:t>
      </w:r>
    </w:p>
    <w:p w14:paraId="12C12DD7" w14:textId="3CECDC74" w:rsidR="00532D9C" w:rsidRDefault="00532D9C" w:rsidP="009F4912">
      <w:pPr>
        <w:rPr>
          <w:sz w:val="26"/>
          <w:szCs w:val="26"/>
        </w:rPr>
      </w:pPr>
    </w:p>
    <w:p w14:paraId="65D212D9" w14:textId="51DEF379" w:rsidR="00D02033" w:rsidRDefault="00D02033" w:rsidP="009F4912">
      <w:pPr>
        <w:rPr>
          <w:sz w:val="26"/>
          <w:szCs w:val="26"/>
        </w:rPr>
      </w:pPr>
    </w:p>
    <w:p w14:paraId="712F4C3C" w14:textId="77777777" w:rsidR="00D02033" w:rsidRDefault="00D02033" w:rsidP="009F4912">
      <w:pPr>
        <w:rPr>
          <w:sz w:val="26"/>
          <w:szCs w:val="26"/>
        </w:rPr>
      </w:pPr>
    </w:p>
    <w:p w14:paraId="310E9AC8" w14:textId="1CDAC9F5" w:rsidR="00D02033" w:rsidRDefault="00D02033" w:rsidP="009F4912">
      <w:pPr>
        <w:rPr>
          <w:sz w:val="26"/>
          <w:szCs w:val="26"/>
        </w:rPr>
      </w:pPr>
    </w:p>
    <w:p w14:paraId="10827554" w14:textId="77777777" w:rsidR="00D02033" w:rsidRDefault="00D02033" w:rsidP="009F4912">
      <w:pPr>
        <w:rPr>
          <w:sz w:val="26"/>
          <w:szCs w:val="26"/>
        </w:rPr>
      </w:pPr>
    </w:p>
    <w:p w14:paraId="06AFB190" w14:textId="77777777" w:rsidR="00D02033" w:rsidRPr="00D42B55" w:rsidRDefault="00D02033" w:rsidP="009F4912">
      <w:pPr>
        <w:rPr>
          <w:sz w:val="26"/>
          <w:szCs w:val="26"/>
        </w:rPr>
      </w:pPr>
    </w:p>
    <w:p w14:paraId="78D5474E" w14:textId="00DF87DF" w:rsidR="00FE2C96" w:rsidRDefault="00FE2C96" w:rsidP="009F4912"/>
    <w:p w14:paraId="42312F23" w14:textId="77777777" w:rsidR="000510F4" w:rsidRPr="00EB5A61" w:rsidRDefault="000510F4" w:rsidP="00F31003">
      <w:pPr>
        <w:pStyle w:val="Default"/>
        <w:jc w:val="both"/>
        <w:rPr>
          <w:sz w:val="28"/>
          <w:szCs w:val="28"/>
        </w:rPr>
      </w:pPr>
    </w:p>
    <w:p w14:paraId="4C692771" w14:textId="51EFC492" w:rsidR="00635216" w:rsidRDefault="00635216" w:rsidP="00635216">
      <w:pPr>
        <w:pStyle w:val="TitleHeader"/>
      </w:pPr>
      <w:bookmarkStart w:id="5" w:name="_Toc197605946"/>
      <w:r>
        <w:lastRenderedPageBreak/>
        <w:t>ACKNOWLEDGEMENT</w:t>
      </w:r>
      <w:bookmarkEnd w:id="5"/>
    </w:p>
    <w:p w14:paraId="791AF2FD" w14:textId="77777777" w:rsidR="00635216" w:rsidRDefault="00635216" w:rsidP="00635216">
      <w:pPr>
        <w:pStyle w:val="Default"/>
        <w:jc w:val="both"/>
        <w:rPr>
          <w:sz w:val="28"/>
          <w:szCs w:val="28"/>
        </w:rPr>
      </w:pPr>
    </w:p>
    <w:p w14:paraId="19E8C50E" w14:textId="77777777" w:rsidR="00635216" w:rsidRDefault="00635216" w:rsidP="00635216">
      <w:pPr>
        <w:pStyle w:val="Default"/>
        <w:spacing w:line="360" w:lineRule="auto"/>
        <w:ind w:left="-567" w:right="282"/>
        <w:jc w:val="both"/>
      </w:pPr>
      <w:r>
        <w:t xml:space="preserve">I would like to express my sincere gratitude and deepest appreciation to </w:t>
      </w:r>
      <w:r>
        <w:rPr>
          <w:b/>
          <w:bCs/>
        </w:rPr>
        <w:t>Mr. Dharmesh Dave</w:t>
      </w:r>
      <w:r>
        <w:t>, my esteemed mentor, for his exceptional guidance and unwavering support during the course of this dissertation.</w:t>
      </w:r>
    </w:p>
    <w:p w14:paraId="11DC685B" w14:textId="77777777" w:rsidR="00635216" w:rsidRDefault="00635216" w:rsidP="00635216">
      <w:pPr>
        <w:pStyle w:val="Default"/>
        <w:spacing w:line="360" w:lineRule="auto"/>
        <w:ind w:left="-567" w:right="282"/>
        <w:jc w:val="both"/>
      </w:pPr>
      <w:r>
        <w:t>His invaluable insights and meticulous attention to detail have been instrumental in shaping and refining this research project. His exceptional guidance, profound expertise and constructive feedback have been the stepping stones of my intellectual and academic journey and his dedication has been commendable throughout.</w:t>
      </w:r>
    </w:p>
    <w:p w14:paraId="4F9C1C5C" w14:textId="528F65B7" w:rsidR="00635216" w:rsidRDefault="00635216" w:rsidP="00635216">
      <w:pPr>
        <w:pStyle w:val="Default"/>
        <w:spacing w:line="360" w:lineRule="auto"/>
        <w:ind w:left="-567" w:right="282"/>
        <w:jc w:val="both"/>
      </w:pPr>
      <w:r>
        <w:rPr>
          <w:b/>
          <w:bCs/>
        </w:rPr>
        <w:t>Mr. Dharmesh Dave’s</w:t>
      </w:r>
      <w:r>
        <w:t xml:space="preserve"> mentorship has not only </w:t>
      </w:r>
      <w:r w:rsidR="005B2B26">
        <w:t>enhanced</w:t>
      </w:r>
      <w:r>
        <w:t xml:space="preserve"> my understanding of the subject matter but also instilled in me a deep sense of discipline and scholarly rigour. His unwavering commitment to excellence has served as a constant source of inspiration, urging me to push the boundaries of knowledge in the field of Threat Intelligence and Intrusion Detection.</w:t>
      </w:r>
    </w:p>
    <w:p w14:paraId="32F8E331" w14:textId="77777777" w:rsidR="00635216" w:rsidRDefault="00635216" w:rsidP="00635216">
      <w:pPr>
        <w:pStyle w:val="Default"/>
        <w:spacing w:line="360" w:lineRule="auto"/>
        <w:ind w:left="-567" w:right="282"/>
        <w:jc w:val="both"/>
      </w:pPr>
    </w:p>
    <w:p w14:paraId="1130AC9D" w14:textId="77777777" w:rsidR="00635216" w:rsidRDefault="00635216" w:rsidP="00635216">
      <w:pPr>
        <w:pStyle w:val="Default"/>
        <w:spacing w:line="360" w:lineRule="auto"/>
        <w:ind w:left="-567" w:right="282"/>
        <w:jc w:val="both"/>
      </w:pPr>
      <w:r>
        <w:t xml:space="preserve">To </w:t>
      </w:r>
      <w:r>
        <w:rPr>
          <w:b/>
          <w:bCs/>
        </w:rPr>
        <w:t>Mr. Dharmesh Dave</w:t>
      </w:r>
      <w:r>
        <w:t xml:space="preserve"> and all my lab mates who have contributed to this dissertation in various capacities, I offer my profound gratitude. Your exceptional guidance, support and expertise have not only impressed me but also served as the cornerstone of this research endeavour.</w:t>
      </w:r>
    </w:p>
    <w:p w14:paraId="7AC0AACE" w14:textId="77777777" w:rsidR="00F31003" w:rsidRPr="00EB5A61" w:rsidRDefault="00F31003" w:rsidP="000510F4">
      <w:pPr>
        <w:pStyle w:val="Default"/>
        <w:rPr>
          <w:sz w:val="28"/>
          <w:szCs w:val="28"/>
        </w:rPr>
      </w:pPr>
    </w:p>
    <w:p w14:paraId="4C659A25" w14:textId="77777777" w:rsidR="00F31003" w:rsidRPr="00EB5A61" w:rsidRDefault="00F31003" w:rsidP="000510F4">
      <w:pPr>
        <w:pStyle w:val="Default"/>
        <w:rPr>
          <w:sz w:val="28"/>
          <w:szCs w:val="28"/>
        </w:rPr>
      </w:pPr>
    </w:p>
    <w:p w14:paraId="70D75A46" w14:textId="77777777" w:rsidR="00F31003" w:rsidRPr="00EB5A61" w:rsidRDefault="00DC587F" w:rsidP="00A67A7D">
      <w:pPr>
        <w:pStyle w:val="Default"/>
        <w:spacing w:after="240"/>
        <w:ind w:left="6237"/>
        <w:jc w:val="center"/>
        <w:rPr>
          <w:sz w:val="28"/>
          <w:szCs w:val="28"/>
        </w:rPr>
      </w:pPr>
      <w:r w:rsidRPr="00EB5A61">
        <w:rPr>
          <w:sz w:val="28"/>
          <w:szCs w:val="28"/>
        </w:rPr>
        <w:t>With Sincere Regards,</w:t>
      </w:r>
    </w:p>
    <w:p w14:paraId="10AF31A9" w14:textId="77777777" w:rsidR="00A67A7D" w:rsidRPr="00EB5A61" w:rsidRDefault="00A67A7D" w:rsidP="009F4912"/>
    <w:p w14:paraId="2C10C82F" w14:textId="42B3D1D4" w:rsidR="000510F4" w:rsidRPr="00842E27" w:rsidRDefault="00635216" w:rsidP="009F4912">
      <w:pPr>
        <w:rPr>
          <w:b/>
          <w:bCs/>
          <w:sz w:val="26"/>
          <w:szCs w:val="26"/>
        </w:rPr>
      </w:pPr>
      <w:r>
        <w:rPr>
          <w:b/>
          <w:bCs/>
          <w:sz w:val="26"/>
          <w:szCs w:val="26"/>
        </w:rPr>
        <w:t>Disha Sharma</w:t>
      </w:r>
    </w:p>
    <w:p w14:paraId="1ADC77DC" w14:textId="4E4F68FF" w:rsidR="00DC587F" w:rsidRPr="00842E27" w:rsidRDefault="00A85AC8" w:rsidP="009F4912">
      <w:pPr>
        <w:rPr>
          <w:b/>
          <w:bCs/>
          <w:sz w:val="26"/>
          <w:szCs w:val="26"/>
        </w:rPr>
      </w:pPr>
      <w:r>
        <w:rPr>
          <w:b/>
          <w:bCs/>
          <w:sz w:val="26"/>
          <w:szCs w:val="26"/>
        </w:rPr>
        <w:t>MSc Cyber Security</w:t>
      </w:r>
    </w:p>
    <w:p w14:paraId="16EF0306" w14:textId="77777777" w:rsidR="00DC587F" w:rsidRPr="00EB5A61" w:rsidRDefault="00DC587F" w:rsidP="009F4912"/>
    <w:p w14:paraId="6A53B752" w14:textId="77777777" w:rsidR="00DC587F" w:rsidRPr="00EB5A61" w:rsidRDefault="00DC587F" w:rsidP="009F4912"/>
    <w:p w14:paraId="28ACC332" w14:textId="77777777" w:rsidR="00DC587F" w:rsidRPr="00EB5A61" w:rsidRDefault="00DC587F" w:rsidP="009F4912"/>
    <w:p w14:paraId="06C9190E" w14:textId="77777777" w:rsidR="00DC587F" w:rsidRPr="00EB5A61" w:rsidRDefault="00DC587F" w:rsidP="009F4912"/>
    <w:p w14:paraId="6BD2D0ED" w14:textId="77777777" w:rsidR="00DC587F" w:rsidRPr="00EB5A61" w:rsidRDefault="00DC587F" w:rsidP="009F4912"/>
    <w:p w14:paraId="11A5FFB3" w14:textId="77777777" w:rsidR="00DC587F" w:rsidRPr="00EB5A61" w:rsidRDefault="00DC587F" w:rsidP="009F4912"/>
    <w:p w14:paraId="59E7DC8F" w14:textId="45D62A5D" w:rsidR="00A67A7D" w:rsidRPr="00EB5A61" w:rsidRDefault="00A67A7D" w:rsidP="009F4912"/>
    <w:p w14:paraId="6E4FCF1B" w14:textId="77777777" w:rsidR="00E6166F" w:rsidRDefault="00DC587F" w:rsidP="00461ED8">
      <w:pPr>
        <w:pStyle w:val="TitleHeader"/>
        <w:ind w:right="567"/>
      </w:pPr>
      <w:bookmarkStart w:id="6" w:name="_Toc111805262"/>
      <w:bookmarkStart w:id="7" w:name="_Toc197605947"/>
      <w:r w:rsidRPr="00EB5A61">
        <w:lastRenderedPageBreak/>
        <w:t>ABSTRACT</w:t>
      </w:r>
      <w:bookmarkEnd w:id="6"/>
      <w:bookmarkEnd w:id="7"/>
    </w:p>
    <w:p w14:paraId="684026B0" w14:textId="5B36A3B1" w:rsidR="00635216" w:rsidRDefault="00635216" w:rsidP="00461ED8">
      <w:pPr>
        <w:pStyle w:val="Standard"/>
        <w:ind w:left="-567" w:right="567" w:firstLine="141"/>
        <w:rPr>
          <w:i/>
          <w:iCs/>
        </w:rPr>
      </w:pPr>
      <w:r>
        <w:rPr>
          <w:bCs/>
          <w:i/>
          <w:iCs/>
        </w:rPr>
        <w:t xml:space="preserve">This dissertation introduces the development and design of a real-time detection tool targeting the detection of data exfiltration attempts through email-based insider threats in a small to mid-sized organizational environment. The key aim is to detect accidental as well as malicious insider </w:t>
      </w:r>
      <w:r w:rsidR="005B2B26">
        <w:rPr>
          <w:bCs/>
          <w:i/>
          <w:iCs/>
        </w:rPr>
        <w:t>behaviour</w:t>
      </w:r>
      <w:r>
        <w:rPr>
          <w:bCs/>
          <w:i/>
          <w:iCs/>
        </w:rPr>
        <w:t xml:space="preserve">—such as phishing email interactions, misdirected emails, and unauthorized transmission of confidential information—through a mix of static rules, </w:t>
      </w:r>
      <w:r w:rsidR="005B2B26">
        <w:rPr>
          <w:bCs/>
          <w:i/>
          <w:iCs/>
        </w:rPr>
        <w:t>behavioural</w:t>
      </w:r>
      <w:r>
        <w:rPr>
          <w:bCs/>
          <w:i/>
          <w:iCs/>
        </w:rPr>
        <w:t xml:space="preserve"> detection, and content-aware methods.</w:t>
      </w:r>
    </w:p>
    <w:p w14:paraId="00190B14" w14:textId="77777777" w:rsidR="00635216" w:rsidRDefault="00635216" w:rsidP="00461ED8">
      <w:pPr>
        <w:pStyle w:val="Standard"/>
        <w:ind w:left="-567" w:right="567" w:firstLine="141"/>
        <w:rPr>
          <w:i/>
          <w:iCs/>
        </w:rPr>
      </w:pPr>
    </w:p>
    <w:p w14:paraId="5BCAA946" w14:textId="77777777" w:rsidR="00635216" w:rsidRDefault="00635216" w:rsidP="00461ED8">
      <w:pPr>
        <w:pStyle w:val="Standard"/>
        <w:ind w:left="-567" w:right="567" w:firstLine="141"/>
        <w:rPr>
          <w:i/>
          <w:iCs/>
        </w:rPr>
      </w:pPr>
      <w:r>
        <w:rPr>
          <w:bCs/>
          <w:i/>
          <w:iCs/>
        </w:rPr>
        <w:t xml:space="preserve">The tool connects to the Gmail API to track incoming and outgoing email activity, providing support for real-time alerting through push notifications. Confidential corporate files are </w:t>
      </w:r>
      <w:proofErr w:type="spellStart"/>
      <w:r>
        <w:rPr>
          <w:bCs/>
          <w:i/>
          <w:iCs/>
        </w:rPr>
        <w:t>labeled</w:t>
      </w:r>
      <w:proofErr w:type="spellEnd"/>
      <w:r>
        <w:rPr>
          <w:bCs/>
          <w:i/>
          <w:iCs/>
        </w:rPr>
        <w:t xml:space="preserve"> by sensitivity level, and a two-layered detection system is put in place using fuzzy hashing and NLP-content-based verification to detect attempts at circumventing detection through file alteration or coded messaging. A built-in alerting system classifies threats by severity, with color-coded CLI logs and optional notifications, providing greater visibility to security teams.</w:t>
      </w:r>
    </w:p>
    <w:p w14:paraId="08CCC650" w14:textId="77777777" w:rsidR="00635216" w:rsidRDefault="00635216" w:rsidP="00461ED8">
      <w:pPr>
        <w:pStyle w:val="Standard"/>
        <w:ind w:left="-567" w:right="567" w:firstLine="141"/>
        <w:rPr>
          <w:i/>
          <w:iCs/>
        </w:rPr>
      </w:pPr>
    </w:p>
    <w:p w14:paraId="32E0B10C" w14:textId="77777777" w:rsidR="00635216" w:rsidRDefault="00635216" w:rsidP="00461ED8">
      <w:pPr>
        <w:pStyle w:val="Standard"/>
        <w:ind w:left="-567" w:right="567" w:firstLine="141"/>
        <w:rPr>
          <w:i/>
          <w:iCs/>
        </w:rPr>
      </w:pPr>
      <w:r>
        <w:rPr>
          <w:bCs/>
          <w:i/>
          <w:iCs/>
        </w:rPr>
        <w:t>The dissertation is organized into several phases, starting with the identification of the problem space and the setting of the objectives; describing the system architecture and major components; describing the detection methods, rule-based and anomaly detection models; describing the implementation process and integration with Gmail; testing the performance of the system using simulated insider scenarios. The last phase concludes the results and provides suggestions for future improvement, including SIEM integration and adaptive learning mechanisms.</w:t>
      </w:r>
    </w:p>
    <w:p w14:paraId="70F4E5DC" w14:textId="77777777" w:rsidR="00635216" w:rsidRDefault="00635216" w:rsidP="00461ED8">
      <w:pPr>
        <w:pStyle w:val="Standard"/>
        <w:ind w:left="-567" w:right="567" w:firstLine="141"/>
        <w:rPr>
          <w:i/>
          <w:iCs/>
        </w:rPr>
      </w:pPr>
    </w:p>
    <w:p w14:paraId="7E231437" w14:textId="77777777" w:rsidR="00635216" w:rsidRDefault="00635216" w:rsidP="00461ED8">
      <w:pPr>
        <w:pStyle w:val="Standard"/>
        <w:ind w:left="-567" w:right="567" w:firstLine="141"/>
        <w:rPr>
          <w:i/>
          <w:iCs/>
        </w:rPr>
      </w:pPr>
      <w:r>
        <w:rPr>
          <w:bCs/>
          <w:i/>
          <w:iCs/>
        </w:rPr>
        <w:t>The results verify the tool's success in identifying varied types of data exfiltration via email and its usability in a 15–20 employee setup. The project accomplishes the fundamental aim of providing improved insider threat visibility with low false positives and low operational overhead.</w:t>
      </w:r>
    </w:p>
    <w:p w14:paraId="22CB8662" w14:textId="77777777" w:rsidR="00635216" w:rsidRDefault="00635216" w:rsidP="00461ED8">
      <w:pPr>
        <w:pStyle w:val="Standard"/>
        <w:ind w:right="567"/>
        <w:rPr>
          <w:i/>
          <w:iCs/>
        </w:rPr>
      </w:pPr>
    </w:p>
    <w:p w14:paraId="74EF0F93" w14:textId="77777777" w:rsidR="00635216" w:rsidRDefault="00635216" w:rsidP="00461ED8">
      <w:pPr>
        <w:pStyle w:val="Standard"/>
        <w:ind w:right="567"/>
        <w:rPr>
          <w:b/>
          <w:bCs/>
        </w:rPr>
      </w:pPr>
      <w:r>
        <w:rPr>
          <w:b/>
          <w:bCs/>
        </w:rPr>
        <w:t>Keywords: Real-time detection, Insider behaviour, Gmail API, CLI logs, Rule-based, SIEM Integration, Data Exfiltration, False Positives, Severity, Built-in alerting system</w:t>
      </w:r>
    </w:p>
    <w:p w14:paraId="12358087" w14:textId="77777777" w:rsidR="00635216" w:rsidRDefault="00635216" w:rsidP="00635216">
      <w:pPr>
        <w:pStyle w:val="Standard"/>
      </w:pPr>
    </w:p>
    <w:p w14:paraId="40968E0A" w14:textId="157147C8" w:rsidR="00693DC1" w:rsidRPr="00EB5A61" w:rsidRDefault="00693DC1" w:rsidP="00635216">
      <w:pPr>
        <w:pStyle w:val="Standard"/>
      </w:pPr>
    </w:p>
    <w:p w14:paraId="6AD3FB88" w14:textId="77777777" w:rsidR="00343E66" w:rsidRPr="00EB5A61" w:rsidRDefault="00343E66" w:rsidP="009F4912"/>
    <w:p w14:paraId="616591CE" w14:textId="77777777" w:rsidR="00A67A7D" w:rsidRPr="00EB5A61" w:rsidRDefault="00A67A7D" w:rsidP="009F4912">
      <w:pPr>
        <w:rPr>
          <w:rFonts w:cs="Times New Roman"/>
        </w:rPr>
      </w:pPr>
      <w:r w:rsidRPr="00EB5A61">
        <w:br w:type="page"/>
      </w:r>
    </w:p>
    <w:p w14:paraId="4B490240" w14:textId="77777777" w:rsidR="00635216" w:rsidRDefault="00635216" w:rsidP="00635216">
      <w:pPr>
        <w:pStyle w:val="TitleHeader"/>
      </w:pPr>
      <w:bookmarkStart w:id="8" w:name="_Toc111805263"/>
      <w:bookmarkStart w:id="9" w:name="_Toc197605948"/>
      <w:r>
        <w:lastRenderedPageBreak/>
        <w:t>LIST OF ABBREVIATIONS</w:t>
      </w:r>
      <w:bookmarkEnd w:id="8"/>
      <w:bookmarkEnd w:id="9"/>
    </w:p>
    <w:p w14:paraId="4AE83E0C" w14:textId="77777777" w:rsidR="00635216" w:rsidRDefault="00635216" w:rsidP="00635216">
      <w:pPr>
        <w:pStyle w:val="Default"/>
        <w:rPr>
          <w:b/>
          <w:bCs/>
          <w:sz w:val="28"/>
          <w:szCs w:val="28"/>
        </w:rPr>
      </w:pPr>
    </w:p>
    <w:tbl>
      <w:tblPr>
        <w:tblW w:w="9015" w:type="dxa"/>
        <w:tblInd w:w="-10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404"/>
        <w:gridCol w:w="6611"/>
      </w:tblGrid>
      <w:tr w:rsidR="00635216" w14:paraId="08C04E5A" w14:textId="77777777" w:rsidTr="00635216">
        <w:tc>
          <w:tcPr>
            <w:tcW w:w="2404" w:type="dxa"/>
          </w:tcPr>
          <w:p w14:paraId="4AA1224F" w14:textId="77777777" w:rsidR="00635216" w:rsidRDefault="00635216" w:rsidP="00133B3E">
            <w:pPr>
              <w:pStyle w:val="Default"/>
              <w:rPr>
                <w:rFonts w:eastAsia="Calibri"/>
              </w:rPr>
            </w:pPr>
            <w:r>
              <w:rPr>
                <w:rFonts w:eastAsia="Calibri"/>
                <w:b/>
                <w:bCs/>
                <w:sz w:val="28"/>
                <w:szCs w:val="28"/>
              </w:rPr>
              <w:t>Abbreviation</w:t>
            </w:r>
          </w:p>
        </w:tc>
        <w:tc>
          <w:tcPr>
            <w:tcW w:w="6611" w:type="dxa"/>
          </w:tcPr>
          <w:p w14:paraId="22AE0346" w14:textId="77777777" w:rsidR="00635216" w:rsidRDefault="00635216" w:rsidP="00133B3E">
            <w:pPr>
              <w:pStyle w:val="Default"/>
              <w:rPr>
                <w:rFonts w:eastAsia="Calibri"/>
              </w:rPr>
            </w:pPr>
            <w:r>
              <w:rPr>
                <w:rFonts w:eastAsia="Calibri"/>
                <w:b/>
                <w:bCs/>
                <w:sz w:val="28"/>
                <w:szCs w:val="28"/>
              </w:rPr>
              <w:t>Description</w:t>
            </w:r>
          </w:p>
        </w:tc>
      </w:tr>
      <w:tr w:rsidR="00635216" w14:paraId="463760D1" w14:textId="77777777" w:rsidTr="00635216">
        <w:tc>
          <w:tcPr>
            <w:tcW w:w="2404" w:type="dxa"/>
          </w:tcPr>
          <w:p w14:paraId="548A95D5" w14:textId="77777777" w:rsidR="00635216" w:rsidRDefault="00635216" w:rsidP="00133B3E">
            <w:pPr>
              <w:pStyle w:val="Default"/>
              <w:rPr>
                <w:rFonts w:eastAsia="Calibri"/>
                <w:bCs/>
                <w:sz w:val="28"/>
                <w:szCs w:val="28"/>
              </w:rPr>
            </w:pPr>
          </w:p>
          <w:p w14:paraId="63A2DCA0" w14:textId="77777777" w:rsidR="00635216" w:rsidRDefault="00635216" w:rsidP="00133B3E">
            <w:pPr>
              <w:pStyle w:val="Default"/>
              <w:rPr>
                <w:rFonts w:eastAsia="Calibri"/>
              </w:rPr>
            </w:pPr>
            <w:r>
              <w:rPr>
                <w:rFonts w:eastAsia="Calibri"/>
                <w:bCs/>
                <w:sz w:val="28"/>
                <w:szCs w:val="28"/>
              </w:rPr>
              <w:t>API</w:t>
            </w:r>
          </w:p>
        </w:tc>
        <w:tc>
          <w:tcPr>
            <w:tcW w:w="6611" w:type="dxa"/>
          </w:tcPr>
          <w:p w14:paraId="79F6D491" w14:textId="77777777" w:rsidR="00635216" w:rsidRDefault="00635216" w:rsidP="00133B3E">
            <w:pPr>
              <w:pStyle w:val="Default"/>
              <w:rPr>
                <w:rFonts w:eastAsia="Calibri"/>
                <w:bCs/>
                <w:sz w:val="28"/>
                <w:szCs w:val="28"/>
              </w:rPr>
            </w:pPr>
          </w:p>
          <w:p w14:paraId="0D45B4D7" w14:textId="77777777" w:rsidR="00635216" w:rsidRDefault="00635216" w:rsidP="00133B3E">
            <w:pPr>
              <w:pStyle w:val="Default"/>
              <w:rPr>
                <w:rFonts w:eastAsia="Calibri"/>
              </w:rPr>
            </w:pPr>
            <w:r>
              <w:rPr>
                <w:rFonts w:eastAsia="Calibri"/>
                <w:bCs/>
                <w:sz w:val="28"/>
                <w:szCs w:val="28"/>
              </w:rPr>
              <w:t>Application Programming Interface</w:t>
            </w:r>
          </w:p>
        </w:tc>
      </w:tr>
      <w:tr w:rsidR="00635216" w14:paraId="75282A80" w14:textId="77777777" w:rsidTr="00635216">
        <w:trPr>
          <w:trHeight w:val="847"/>
        </w:trPr>
        <w:tc>
          <w:tcPr>
            <w:tcW w:w="2404" w:type="dxa"/>
          </w:tcPr>
          <w:p w14:paraId="5589FB0E" w14:textId="77777777" w:rsidR="00635216" w:rsidRDefault="00635216" w:rsidP="00133B3E">
            <w:pPr>
              <w:pStyle w:val="Default"/>
              <w:rPr>
                <w:rFonts w:eastAsia="Calibri"/>
                <w:bCs/>
                <w:sz w:val="28"/>
                <w:szCs w:val="28"/>
              </w:rPr>
            </w:pPr>
          </w:p>
          <w:p w14:paraId="29712CB7" w14:textId="77777777" w:rsidR="00635216" w:rsidRDefault="00635216" w:rsidP="00133B3E">
            <w:pPr>
              <w:pStyle w:val="Default"/>
              <w:rPr>
                <w:rFonts w:eastAsia="Calibri"/>
                <w:bCs/>
                <w:sz w:val="28"/>
                <w:szCs w:val="28"/>
              </w:rPr>
            </w:pPr>
            <w:r>
              <w:rPr>
                <w:rFonts w:eastAsia="Calibri"/>
                <w:bCs/>
                <w:sz w:val="28"/>
                <w:szCs w:val="28"/>
              </w:rPr>
              <w:t>AUP</w:t>
            </w:r>
          </w:p>
        </w:tc>
        <w:tc>
          <w:tcPr>
            <w:tcW w:w="6611" w:type="dxa"/>
          </w:tcPr>
          <w:p w14:paraId="75CD4025" w14:textId="77777777" w:rsidR="00635216" w:rsidRDefault="00635216" w:rsidP="00133B3E">
            <w:pPr>
              <w:pStyle w:val="Default"/>
              <w:rPr>
                <w:rFonts w:eastAsia="Calibri"/>
                <w:bCs/>
                <w:sz w:val="28"/>
                <w:szCs w:val="28"/>
              </w:rPr>
            </w:pPr>
          </w:p>
          <w:p w14:paraId="5E22B936" w14:textId="77777777" w:rsidR="00635216" w:rsidRDefault="00635216" w:rsidP="00133B3E">
            <w:pPr>
              <w:pStyle w:val="Default"/>
              <w:rPr>
                <w:rFonts w:eastAsia="Calibri"/>
                <w:bCs/>
                <w:sz w:val="28"/>
                <w:szCs w:val="28"/>
              </w:rPr>
            </w:pPr>
            <w:r>
              <w:rPr>
                <w:rFonts w:eastAsia="Calibri"/>
                <w:bCs/>
                <w:sz w:val="28"/>
                <w:szCs w:val="28"/>
              </w:rPr>
              <w:t>Acceptable Usage Policy</w:t>
            </w:r>
          </w:p>
        </w:tc>
      </w:tr>
      <w:tr w:rsidR="00635216" w14:paraId="6DDD9844" w14:textId="77777777" w:rsidTr="00635216">
        <w:tc>
          <w:tcPr>
            <w:tcW w:w="2404" w:type="dxa"/>
          </w:tcPr>
          <w:p w14:paraId="20F36132" w14:textId="77777777" w:rsidR="00635216" w:rsidRDefault="00635216" w:rsidP="00133B3E">
            <w:pPr>
              <w:pStyle w:val="Default"/>
              <w:rPr>
                <w:rFonts w:eastAsia="Calibri"/>
                <w:b/>
                <w:bCs/>
                <w:sz w:val="28"/>
                <w:szCs w:val="28"/>
              </w:rPr>
            </w:pPr>
          </w:p>
          <w:p w14:paraId="33E475D5" w14:textId="77777777" w:rsidR="00635216" w:rsidRDefault="00635216" w:rsidP="00133B3E">
            <w:pPr>
              <w:pStyle w:val="Default"/>
              <w:rPr>
                <w:rFonts w:eastAsia="Calibri"/>
              </w:rPr>
            </w:pPr>
            <w:r>
              <w:rPr>
                <w:rFonts w:eastAsia="Calibri"/>
                <w:bCs/>
                <w:sz w:val="28"/>
                <w:szCs w:val="28"/>
              </w:rPr>
              <w:t>BYOD</w:t>
            </w:r>
          </w:p>
        </w:tc>
        <w:tc>
          <w:tcPr>
            <w:tcW w:w="6611" w:type="dxa"/>
          </w:tcPr>
          <w:p w14:paraId="5E894ED5" w14:textId="77777777" w:rsidR="00635216" w:rsidRDefault="00635216" w:rsidP="00133B3E">
            <w:pPr>
              <w:pStyle w:val="Default"/>
              <w:rPr>
                <w:rFonts w:eastAsia="Calibri"/>
                <w:b/>
                <w:bCs/>
                <w:sz w:val="28"/>
                <w:szCs w:val="28"/>
              </w:rPr>
            </w:pPr>
          </w:p>
          <w:p w14:paraId="54A23524" w14:textId="77777777" w:rsidR="00635216" w:rsidRDefault="00635216" w:rsidP="00133B3E">
            <w:pPr>
              <w:pStyle w:val="Default"/>
              <w:rPr>
                <w:rFonts w:eastAsia="Calibri"/>
              </w:rPr>
            </w:pPr>
            <w:r>
              <w:rPr>
                <w:rFonts w:eastAsia="Calibri"/>
                <w:bCs/>
                <w:sz w:val="28"/>
                <w:szCs w:val="28"/>
              </w:rPr>
              <w:t>Bring Your Own Device</w:t>
            </w:r>
          </w:p>
        </w:tc>
      </w:tr>
      <w:tr w:rsidR="00635216" w14:paraId="4735365C" w14:textId="77777777" w:rsidTr="00635216">
        <w:tc>
          <w:tcPr>
            <w:tcW w:w="2404" w:type="dxa"/>
          </w:tcPr>
          <w:p w14:paraId="69276203" w14:textId="77777777" w:rsidR="00635216" w:rsidRDefault="00635216" w:rsidP="00133B3E">
            <w:pPr>
              <w:pStyle w:val="Default"/>
              <w:rPr>
                <w:rFonts w:eastAsia="Calibri"/>
                <w:bCs/>
                <w:sz w:val="28"/>
                <w:szCs w:val="28"/>
              </w:rPr>
            </w:pPr>
          </w:p>
          <w:p w14:paraId="26E7E9EE" w14:textId="77777777" w:rsidR="00635216" w:rsidRDefault="00635216" w:rsidP="00133B3E">
            <w:pPr>
              <w:pStyle w:val="Default"/>
              <w:rPr>
                <w:rFonts w:eastAsia="Calibri"/>
              </w:rPr>
            </w:pPr>
            <w:r>
              <w:rPr>
                <w:rFonts w:eastAsia="Calibri"/>
                <w:bCs/>
                <w:sz w:val="28"/>
                <w:szCs w:val="28"/>
              </w:rPr>
              <w:t>CLI</w:t>
            </w:r>
          </w:p>
        </w:tc>
        <w:tc>
          <w:tcPr>
            <w:tcW w:w="6611" w:type="dxa"/>
          </w:tcPr>
          <w:p w14:paraId="2A0604F6" w14:textId="77777777" w:rsidR="00635216" w:rsidRDefault="00635216" w:rsidP="00133B3E">
            <w:pPr>
              <w:pStyle w:val="Default"/>
              <w:rPr>
                <w:rFonts w:eastAsia="Calibri"/>
                <w:bCs/>
                <w:sz w:val="28"/>
                <w:szCs w:val="28"/>
              </w:rPr>
            </w:pPr>
          </w:p>
          <w:p w14:paraId="43F91F5E" w14:textId="77777777" w:rsidR="00635216" w:rsidRDefault="00635216" w:rsidP="00133B3E">
            <w:pPr>
              <w:pStyle w:val="Default"/>
              <w:rPr>
                <w:rFonts w:eastAsia="Calibri"/>
              </w:rPr>
            </w:pPr>
            <w:r>
              <w:rPr>
                <w:rFonts w:eastAsia="Calibri"/>
                <w:bCs/>
                <w:sz w:val="28"/>
                <w:szCs w:val="28"/>
              </w:rPr>
              <w:t>Command Line Interface</w:t>
            </w:r>
          </w:p>
        </w:tc>
      </w:tr>
      <w:tr w:rsidR="00635216" w14:paraId="79FDB804" w14:textId="77777777" w:rsidTr="00635216">
        <w:tc>
          <w:tcPr>
            <w:tcW w:w="2404" w:type="dxa"/>
          </w:tcPr>
          <w:p w14:paraId="5F733FC3" w14:textId="77777777" w:rsidR="00635216" w:rsidRDefault="00635216" w:rsidP="00133B3E">
            <w:pPr>
              <w:pStyle w:val="Default"/>
              <w:rPr>
                <w:rFonts w:eastAsia="Calibri"/>
                <w:b/>
                <w:bCs/>
                <w:sz w:val="28"/>
                <w:szCs w:val="28"/>
              </w:rPr>
            </w:pPr>
          </w:p>
          <w:p w14:paraId="6361FB99" w14:textId="77777777" w:rsidR="00635216" w:rsidRDefault="00635216" w:rsidP="00133B3E">
            <w:pPr>
              <w:pStyle w:val="Default"/>
              <w:rPr>
                <w:rFonts w:eastAsia="Calibri"/>
              </w:rPr>
            </w:pPr>
            <w:r>
              <w:rPr>
                <w:rFonts w:eastAsia="Calibri"/>
                <w:bCs/>
                <w:sz w:val="28"/>
                <w:szCs w:val="28"/>
              </w:rPr>
              <w:t>IDS</w:t>
            </w:r>
          </w:p>
        </w:tc>
        <w:tc>
          <w:tcPr>
            <w:tcW w:w="6611" w:type="dxa"/>
          </w:tcPr>
          <w:p w14:paraId="40FDFBAB" w14:textId="77777777" w:rsidR="00635216" w:rsidRDefault="00635216" w:rsidP="00133B3E">
            <w:pPr>
              <w:pStyle w:val="Default"/>
              <w:rPr>
                <w:rFonts w:eastAsia="Calibri"/>
                <w:b/>
                <w:bCs/>
                <w:sz w:val="28"/>
                <w:szCs w:val="28"/>
              </w:rPr>
            </w:pPr>
          </w:p>
          <w:p w14:paraId="6AAC95DA" w14:textId="77777777" w:rsidR="00635216" w:rsidRDefault="00635216" w:rsidP="00133B3E">
            <w:pPr>
              <w:pStyle w:val="Default"/>
              <w:rPr>
                <w:rFonts w:eastAsia="Calibri"/>
              </w:rPr>
            </w:pPr>
            <w:r>
              <w:rPr>
                <w:rFonts w:eastAsia="Calibri"/>
                <w:bCs/>
                <w:sz w:val="28"/>
                <w:szCs w:val="28"/>
              </w:rPr>
              <w:t>Intrusion Detection System</w:t>
            </w:r>
          </w:p>
        </w:tc>
      </w:tr>
    </w:tbl>
    <w:p w14:paraId="158959E8" w14:textId="77777777" w:rsidR="00635216" w:rsidRDefault="00635216" w:rsidP="00635216">
      <w:pPr>
        <w:rPr>
          <w:vanish/>
        </w:rPr>
      </w:pPr>
    </w:p>
    <w:tbl>
      <w:tblPr>
        <w:tblW w:w="9016" w:type="dxa"/>
        <w:tblInd w:w="-108" w:type="dxa"/>
        <w:tblBorders>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403"/>
        <w:gridCol w:w="6613"/>
      </w:tblGrid>
      <w:tr w:rsidR="00635216" w14:paraId="0BE262F0" w14:textId="77777777" w:rsidTr="00635216">
        <w:tc>
          <w:tcPr>
            <w:tcW w:w="2403" w:type="dxa"/>
          </w:tcPr>
          <w:p w14:paraId="514AD4D9" w14:textId="77777777" w:rsidR="00635216" w:rsidRDefault="00635216" w:rsidP="00133B3E">
            <w:pPr>
              <w:pStyle w:val="Default"/>
              <w:rPr>
                <w:rFonts w:eastAsia="Calibri"/>
                <w:bCs/>
                <w:sz w:val="28"/>
                <w:szCs w:val="28"/>
              </w:rPr>
            </w:pPr>
          </w:p>
          <w:p w14:paraId="3ED4722E" w14:textId="77777777" w:rsidR="00635216" w:rsidRDefault="00635216" w:rsidP="00133B3E">
            <w:pPr>
              <w:pStyle w:val="Default"/>
              <w:rPr>
                <w:rFonts w:eastAsia="Calibri"/>
              </w:rPr>
            </w:pPr>
            <w:r>
              <w:rPr>
                <w:rFonts w:eastAsia="Calibri"/>
                <w:bCs/>
                <w:sz w:val="28"/>
                <w:szCs w:val="28"/>
              </w:rPr>
              <w:t>IBM</w:t>
            </w:r>
          </w:p>
        </w:tc>
        <w:tc>
          <w:tcPr>
            <w:tcW w:w="6613" w:type="dxa"/>
          </w:tcPr>
          <w:p w14:paraId="772D3762" w14:textId="77777777" w:rsidR="00635216" w:rsidRDefault="00635216" w:rsidP="00133B3E">
            <w:pPr>
              <w:pStyle w:val="Default"/>
              <w:rPr>
                <w:rFonts w:eastAsia="Calibri"/>
                <w:bCs/>
                <w:sz w:val="28"/>
                <w:szCs w:val="28"/>
              </w:rPr>
            </w:pPr>
          </w:p>
          <w:p w14:paraId="1CB2A14A" w14:textId="77777777" w:rsidR="00635216" w:rsidRDefault="00635216" w:rsidP="00133B3E">
            <w:pPr>
              <w:pStyle w:val="Default"/>
              <w:rPr>
                <w:rFonts w:eastAsia="Calibri"/>
              </w:rPr>
            </w:pPr>
            <w:r>
              <w:rPr>
                <w:rFonts w:eastAsia="Calibri"/>
                <w:bCs/>
                <w:sz w:val="28"/>
                <w:szCs w:val="28"/>
              </w:rPr>
              <w:t>International Business Machines Corporation</w:t>
            </w:r>
          </w:p>
        </w:tc>
      </w:tr>
      <w:tr w:rsidR="00635216" w14:paraId="79C7C2BE" w14:textId="77777777" w:rsidTr="00635216">
        <w:tc>
          <w:tcPr>
            <w:tcW w:w="2403" w:type="dxa"/>
          </w:tcPr>
          <w:p w14:paraId="06FA3681" w14:textId="77777777" w:rsidR="00635216" w:rsidRDefault="00635216" w:rsidP="00133B3E">
            <w:pPr>
              <w:pStyle w:val="Default"/>
              <w:rPr>
                <w:rFonts w:eastAsia="Calibri"/>
                <w:b/>
                <w:bCs/>
                <w:sz w:val="28"/>
                <w:szCs w:val="28"/>
              </w:rPr>
            </w:pPr>
          </w:p>
          <w:p w14:paraId="4809B7DF" w14:textId="77777777" w:rsidR="00635216" w:rsidRDefault="00635216" w:rsidP="00133B3E">
            <w:pPr>
              <w:pStyle w:val="Default"/>
              <w:rPr>
                <w:rFonts w:eastAsia="Calibri"/>
              </w:rPr>
            </w:pPr>
            <w:r>
              <w:rPr>
                <w:rFonts w:eastAsia="Calibri"/>
                <w:bCs/>
                <w:sz w:val="28"/>
                <w:szCs w:val="28"/>
              </w:rPr>
              <w:t>IT</w:t>
            </w:r>
          </w:p>
        </w:tc>
        <w:tc>
          <w:tcPr>
            <w:tcW w:w="6613" w:type="dxa"/>
          </w:tcPr>
          <w:p w14:paraId="37DFCB04" w14:textId="77777777" w:rsidR="00635216" w:rsidRDefault="00635216" w:rsidP="00133B3E">
            <w:pPr>
              <w:pStyle w:val="Default"/>
              <w:rPr>
                <w:rFonts w:eastAsia="Calibri"/>
                <w:b/>
                <w:bCs/>
                <w:sz w:val="28"/>
                <w:szCs w:val="28"/>
              </w:rPr>
            </w:pPr>
          </w:p>
          <w:p w14:paraId="1F7C2C9A" w14:textId="77777777" w:rsidR="00635216" w:rsidRDefault="00635216" w:rsidP="00133B3E">
            <w:pPr>
              <w:pStyle w:val="Default"/>
              <w:rPr>
                <w:rFonts w:eastAsia="Calibri"/>
              </w:rPr>
            </w:pPr>
            <w:r>
              <w:rPr>
                <w:rFonts w:eastAsia="Calibri"/>
                <w:bCs/>
                <w:sz w:val="28"/>
                <w:szCs w:val="28"/>
              </w:rPr>
              <w:t>Information Technology</w:t>
            </w:r>
          </w:p>
        </w:tc>
      </w:tr>
    </w:tbl>
    <w:p w14:paraId="7F86F911" w14:textId="77777777" w:rsidR="00635216" w:rsidRDefault="00635216" w:rsidP="00635216">
      <w:pPr>
        <w:rPr>
          <w:rFonts w:eastAsia="Times New Roman" w:cs="Times New Roman"/>
          <w:vanish/>
          <w:color w:val="000000"/>
          <w:szCs w:val="24"/>
        </w:rPr>
      </w:pPr>
    </w:p>
    <w:tbl>
      <w:tblPr>
        <w:tblW w:w="9016" w:type="dxa"/>
        <w:tblInd w:w="-108" w:type="dxa"/>
        <w:tblBorders>
          <w:left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403"/>
        <w:gridCol w:w="6613"/>
      </w:tblGrid>
      <w:tr w:rsidR="00635216" w14:paraId="1AB1ADDE" w14:textId="77777777" w:rsidTr="00635216">
        <w:tc>
          <w:tcPr>
            <w:tcW w:w="2403" w:type="dxa"/>
          </w:tcPr>
          <w:p w14:paraId="780DFFBA" w14:textId="77777777" w:rsidR="00635216" w:rsidRDefault="00635216" w:rsidP="00133B3E">
            <w:pPr>
              <w:pStyle w:val="Default"/>
              <w:rPr>
                <w:rFonts w:eastAsia="Calibri"/>
                <w:bCs/>
                <w:sz w:val="28"/>
                <w:szCs w:val="28"/>
              </w:rPr>
            </w:pPr>
          </w:p>
          <w:p w14:paraId="4C187AD4" w14:textId="77777777" w:rsidR="00635216" w:rsidRDefault="00635216" w:rsidP="00133B3E">
            <w:pPr>
              <w:pStyle w:val="Default"/>
              <w:rPr>
                <w:rFonts w:eastAsia="Calibri"/>
              </w:rPr>
            </w:pPr>
            <w:r>
              <w:rPr>
                <w:rFonts w:eastAsia="Calibri"/>
                <w:bCs/>
                <w:sz w:val="28"/>
                <w:szCs w:val="28"/>
              </w:rPr>
              <w:t>NLP</w:t>
            </w:r>
          </w:p>
        </w:tc>
        <w:tc>
          <w:tcPr>
            <w:tcW w:w="6613" w:type="dxa"/>
          </w:tcPr>
          <w:p w14:paraId="622D0562" w14:textId="77777777" w:rsidR="00635216" w:rsidRDefault="00635216" w:rsidP="00133B3E">
            <w:pPr>
              <w:pStyle w:val="Default"/>
              <w:rPr>
                <w:rFonts w:eastAsia="Calibri"/>
                <w:bCs/>
                <w:sz w:val="28"/>
                <w:szCs w:val="28"/>
              </w:rPr>
            </w:pPr>
          </w:p>
          <w:p w14:paraId="74346FCB" w14:textId="77777777" w:rsidR="00635216" w:rsidRDefault="00635216" w:rsidP="00133B3E">
            <w:pPr>
              <w:pStyle w:val="Default"/>
              <w:rPr>
                <w:rFonts w:eastAsia="Calibri"/>
              </w:rPr>
            </w:pPr>
            <w:r>
              <w:rPr>
                <w:rFonts w:eastAsia="Calibri"/>
                <w:bCs/>
                <w:sz w:val="28"/>
                <w:szCs w:val="28"/>
              </w:rPr>
              <w:t>Natural Language Processing</w:t>
            </w:r>
          </w:p>
        </w:tc>
      </w:tr>
      <w:tr w:rsidR="00635216" w14:paraId="23DB70AC" w14:textId="77777777" w:rsidTr="00635216">
        <w:trPr>
          <w:trHeight w:val="781"/>
        </w:trPr>
        <w:tc>
          <w:tcPr>
            <w:tcW w:w="2403" w:type="dxa"/>
          </w:tcPr>
          <w:p w14:paraId="2D67DF83" w14:textId="77777777" w:rsidR="00635216" w:rsidRDefault="00635216" w:rsidP="00133B3E">
            <w:pPr>
              <w:pStyle w:val="Default"/>
              <w:rPr>
                <w:rFonts w:eastAsia="Calibri"/>
                <w:b/>
                <w:bCs/>
                <w:sz w:val="28"/>
                <w:szCs w:val="28"/>
              </w:rPr>
            </w:pPr>
          </w:p>
          <w:p w14:paraId="04F67178" w14:textId="77777777" w:rsidR="00635216" w:rsidRDefault="00635216" w:rsidP="00133B3E">
            <w:pPr>
              <w:pStyle w:val="Default"/>
              <w:rPr>
                <w:rFonts w:eastAsia="Calibri"/>
              </w:rPr>
            </w:pPr>
            <w:r>
              <w:rPr>
                <w:rFonts w:eastAsia="Calibri"/>
                <w:bCs/>
                <w:sz w:val="28"/>
                <w:szCs w:val="28"/>
              </w:rPr>
              <w:t>RBAC</w:t>
            </w:r>
          </w:p>
        </w:tc>
        <w:tc>
          <w:tcPr>
            <w:tcW w:w="6613" w:type="dxa"/>
          </w:tcPr>
          <w:p w14:paraId="7D6BCA01" w14:textId="77777777" w:rsidR="00635216" w:rsidRDefault="00635216" w:rsidP="00133B3E">
            <w:pPr>
              <w:pStyle w:val="Default"/>
              <w:rPr>
                <w:rFonts w:eastAsia="Calibri"/>
                <w:b/>
                <w:bCs/>
                <w:sz w:val="28"/>
                <w:szCs w:val="28"/>
              </w:rPr>
            </w:pPr>
          </w:p>
          <w:p w14:paraId="2B317828" w14:textId="77777777" w:rsidR="00635216" w:rsidRDefault="00635216" w:rsidP="00133B3E">
            <w:pPr>
              <w:pStyle w:val="Default"/>
              <w:rPr>
                <w:rFonts w:eastAsia="Calibri"/>
              </w:rPr>
            </w:pPr>
            <w:r>
              <w:rPr>
                <w:rFonts w:eastAsia="Calibri"/>
                <w:bCs/>
                <w:sz w:val="28"/>
                <w:szCs w:val="28"/>
              </w:rPr>
              <w:t>Role Based Access Control</w:t>
            </w:r>
          </w:p>
        </w:tc>
      </w:tr>
    </w:tbl>
    <w:p w14:paraId="347E3DAB" w14:textId="77777777" w:rsidR="00635216" w:rsidRDefault="00635216" w:rsidP="00635216">
      <w:pPr>
        <w:rPr>
          <w:rFonts w:eastAsia="Times New Roman" w:cs="Times New Roman"/>
          <w:vanish/>
          <w:color w:val="000000"/>
          <w:szCs w:val="24"/>
        </w:rPr>
      </w:pPr>
    </w:p>
    <w:tbl>
      <w:tblPr>
        <w:tblW w:w="9016" w:type="dxa"/>
        <w:tblInd w:w="-10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403"/>
        <w:gridCol w:w="6613"/>
      </w:tblGrid>
      <w:tr w:rsidR="00635216" w14:paraId="793C324A" w14:textId="77777777" w:rsidTr="00635216">
        <w:tc>
          <w:tcPr>
            <w:tcW w:w="2403" w:type="dxa"/>
          </w:tcPr>
          <w:p w14:paraId="6A109206" w14:textId="77777777" w:rsidR="00635216" w:rsidRDefault="00635216" w:rsidP="00133B3E">
            <w:pPr>
              <w:pStyle w:val="Default"/>
              <w:rPr>
                <w:rFonts w:eastAsia="Calibri"/>
                <w:bCs/>
                <w:sz w:val="28"/>
                <w:szCs w:val="28"/>
              </w:rPr>
            </w:pPr>
          </w:p>
          <w:p w14:paraId="18BEE645" w14:textId="77777777" w:rsidR="00635216" w:rsidRDefault="00635216" w:rsidP="00133B3E">
            <w:pPr>
              <w:pStyle w:val="Default"/>
              <w:rPr>
                <w:rFonts w:eastAsia="Calibri"/>
              </w:rPr>
            </w:pPr>
            <w:r>
              <w:rPr>
                <w:rFonts w:eastAsia="Calibri"/>
                <w:bCs/>
                <w:sz w:val="28"/>
                <w:szCs w:val="28"/>
              </w:rPr>
              <w:t>SIEM</w:t>
            </w:r>
          </w:p>
        </w:tc>
        <w:tc>
          <w:tcPr>
            <w:tcW w:w="6613" w:type="dxa"/>
          </w:tcPr>
          <w:p w14:paraId="6E94A2BB" w14:textId="77777777" w:rsidR="00635216" w:rsidRDefault="00635216" w:rsidP="00133B3E">
            <w:pPr>
              <w:pStyle w:val="Default"/>
              <w:rPr>
                <w:rFonts w:eastAsia="Calibri"/>
                <w:bCs/>
                <w:sz w:val="28"/>
                <w:szCs w:val="28"/>
              </w:rPr>
            </w:pPr>
          </w:p>
          <w:p w14:paraId="5733CC94" w14:textId="77777777" w:rsidR="00635216" w:rsidRDefault="00635216" w:rsidP="00133B3E">
            <w:pPr>
              <w:pStyle w:val="Default"/>
              <w:rPr>
                <w:rFonts w:eastAsia="Calibri"/>
              </w:rPr>
            </w:pPr>
            <w:r>
              <w:rPr>
                <w:rFonts w:eastAsia="Calibri"/>
                <w:bCs/>
                <w:sz w:val="28"/>
                <w:szCs w:val="28"/>
              </w:rPr>
              <w:t>Security Information and Event Management</w:t>
            </w:r>
          </w:p>
        </w:tc>
      </w:tr>
      <w:tr w:rsidR="00635216" w14:paraId="4772594F" w14:textId="77777777" w:rsidTr="00635216">
        <w:tc>
          <w:tcPr>
            <w:tcW w:w="2403" w:type="dxa"/>
          </w:tcPr>
          <w:p w14:paraId="156229A3" w14:textId="77777777" w:rsidR="00635216" w:rsidRDefault="00635216" w:rsidP="00133B3E">
            <w:pPr>
              <w:pStyle w:val="Default"/>
              <w:rPr>
                <w:rFonts w:eastAsia="Calibri"/>
                <w:b/>
                <w:bCs/>
                <w:sz w:val="28"/>
                <w:szCs w:val="28"/>
              </w:rPr>
            </w:pPr>
          </w:p>
          <w:p w14:paraId="71E4034A" w14:textId="77777777" w:rsidR="00635216" w:rsidRDefault="00635216" w:rsidP="00133B3E">
            <w:pPr>
              <w:pStyle w:val="Default"/>
              <w:rPr>
                <w:rFonts w:eastAsia="Calibri"/>
              </w:rPr>
            </w:pPr>
            <w:r>
              <w:rPr>
                <w:rFonts w:eastAsia="Calibri"/>
                <w:bCs/>
                <w:sz w:val="28"/>
                <w:szCs w:val="28"/>
              </w:rPr>
              <w:t>ZIP</w:t>
            </w:r>
          </w:p>
        </w:tc>
        <w:tc>
          <w:tcPr>
            <w:tcW w:w="6613" w:type="dxa"/>
          </w:tcPr>
          <w:p w14:paraId="535F2D1C" w14:textId="77777777" w:rsidR="00635216" w:rsidRDefault="00635216" w:rsidP="00133B3E">
            <w:pPr>
              <w:pStyle w:val="Default"/>
              <w:rPr>
                <w:rFonts w:eastAsia="Calibri"/>
                <w:b/>
                <w:bCs/>
                <w:sz w:val="28"/>
                <w:szCs w:val="28"/>
              </w:rPr>
            </w:pPr>
          </w:p>
          <w:p w14:paraId="05527580" w14:textId="77777777" w:rsidR="00635216" w:rsidRDefault="00635216" w:rsidP="00133B3E">
            <w:pPr>
              <w:pStyle w:val="Default"/>
              <w:rPr>
                <w:rFonts w:eastAsia="Calibri"/>
              </w:rPr>
            </w:pPr>
            <w:r>
              <w:rPr>
                <w:rFonts w:eastAsia="Calibri"/>
                <w:bCs/>
                <w:sz w:val="28"/>
                <w:szCs w:val="28"/>
              </w:rPr>
              <w:t>Zipped</w:t>
            </w:r>
          </w:p>
        </w:tc>
      </w:tr>
    </w:tbl>
    <w:p w14:paraId="031C655B" w14:textId="77777777" w:rsidR="00343E66" w:rsidRPr="00EB5A61" w:rsidRDefault="00343E66" w:rsidP="009F4912"/>
    <w:p w14:paraId="7368FE04" w14:textId="77777777" w:rsidR="005E06E7" w:rsidRPr="00EB5A61" w:rsidRDefault="005E06E7" w:rsidP="009F4912"/>
    <w:p w14:paraId="1DE5D4DF" w14:textId="77777777" w:rsidR="005E06E7" w:rsidRPr="00EB5A61" w:rsidRDefault="005E06E7" w:rsidP="009F4912"/>
    <w:p w14:paraId="15242B55" w14:textId="77777777" w:rsidR="005E06E7" w:rsidRPr="00EB5A61" w:rsidRDefault="005E06E7" w:rsidP="009F4912"/>
    <w:p w14:paraId="279F17D3" w14:textId="77777777" w:rsidR="00EC3622" w:rsidRPr="00EB5A61" w:rsidRDefault="00EC3622" w:rsidP="009F4912"/>
    <w:p w14:paraId="1D61B91E" w14:textId="77777777" w:rsidR="00EC3622" w:rsidRPr="00EB5A61" w:rsidRDefault="00EC3622" w:rsidP="009F4912"/>
    <w:p w14:paraId="490787F8" w14:textId="77777777" w:rsidR="00EC3622" w:rsidRPr="00EB5A61" w:rsidRDefault="00EC3622" w:rsidP="009F4912"/>
    <w:p w14:paraId="40F8074A" w14:textId="77777777" w:rsidR="00EC3622" w:rsidRPr="00EB5A61" w:rsidRDefault="00EC3622" w:rsidP="009F4912"/>
    <w:p w14:paraId="063C85B1" w14:textId="77777777" w:rsidR="00EC3622" w:rsidRPr="00EB5A61" w:rsidRDefault="00EC3622" w:rsidP="009F4912"/>
    <w:p w14:paraId="176D3F29" w14:textId="6B1329B0" w:rsidR="00A67A7D" w:rsidRPr="00EB5A61" w:rsidRDefault="00A67A7D" w:rsidP="009F4912">
      <w:pPr>
        <w:rPr>
          <w:rFonts w:cs="Times New Roman"/>
        </w:rPr>
      </w:pPr>
    </w:p>
    <w:p w14:paraId="551CBC1E" w14:textId="77777777" w:rsidR="00EC3622" w:rsidRDefault="00EC3622" w:rsidP="00635216">
      <w:pPr>
        <w:pStyle w:val="TitleHeader"/>
      </w:pPr>
      <w:bookmarkStart w:id="10" w:name="_Toc111805264"/>
      <w:bookmarkStart w:id="11" w:name="_Toc197605949"/>
      <w:r w:rsidRPr="00EB5A61">
        <w:lastRenderedPageBreak/>
        <w:t>LIST OF TABLES</w:t>
      </w:r>
      <w:bookmarkEnd w:id="10"/>
      <w:bookmarkEnd w:id="11"/>
    </w:p>
    <w:p w14:paraId="3967A4AA" w14:textId="497BDF6E" w:rsidR="00FC5D30" w:rsidRDefault="00FC5D30" w:rsidP="00FC5D30">
      <w:pPr>
        <w:pStyle w:val="Heading2"/>
      </w:pPr>
    </w:p>
    <w:p w14:paraId="4F831B6F" w14:textId="6DCCF3AD" w:rsidR="00526531" w:rsidRDefault="00526531" w:rsidP="00526531">
      <w:pPr>
        <w:pStyle w:val="TableofFigures"/>
        <w:tabs>
          <w:tab w:val="right" w:leader="dot" w:pos="10054"/>
        </w:tabs>
        <w:ind w:right="567"/>
        <w:rPr>
          <w:rFonts w:eastAsiaTheme="minorEastAsia" w:cstheme="minorBidi"/>
          <w:smallCaps w:val="0"/>
          <w:noProof/>
          <w:kern w:val="2"/>
          <w:sz w:val="24"/>
          <w:szCs w:val="24"/>
          <w:lang w:eastAsia="en-IN"/>
          <w14:ligatures w14:val="standardContextual"/>
        </w:rPr>
      </w:pPr>
      <w:r>
        <w:fldChar w:fldCharType="begin"/>
      </w:r>
      <w:r>
        <w:instrText xml:space="preserve"> TOC \h \z \c "Table" </w:instrText>
      </w:r>
      <w:r>
        <w:fldChar w:fldCharType="separate"/>
      </w:r>
      <w:hyperlink w:anchor="_Toc197605876" w:history="1">
        <w:r w:rsidRPr="00700336">
          <w:rPr>
            <w:rStyle w:val="Hyperlink"/>
            <w:noProof/>
          </w:rPr>
          <w:t>Table 1: Comparative Analysis</w:t>
        </w:r>
        <w:r>
          <w:rPr>
            <w:noProof/>
            <w:webHidden/>
          </w:rPr>
          <w:tab/>
        </w:r>
        <w:r>
          <w:rPr>
            <w:noProof/>
            <w:webHidden/>
          </w:rPr>
          <w:fldChar w:fldCharType="begin"/>
        </w:r>
        <w:r>
          <w:rPr>
            <w:noProof/>
            <w:webHidden/>
          </w:rPr>
          <w:instrText xml:space="preserve"> PAGEREF _Toc197605876 \h </w:instrText>
        </w:r>
        <w:r>
          <w:rPr>
            <w:noProof/>
            <w:webHidden/>
          </w:rPr>
        </w:r>
        <w:r>
          <w:rPr>
            <w:noProof/>
            <w:webHidden/>
          </w:rPr>
          <w:fldChar w:fldCharType="separate"/>
        </w:r>
        <w:r w:rsidR="008E2B32">
          <w:rPr>
            <w:noProof/>
            <w:webHidden/>
          </w:rPr>
          <w:t>4</w:t>
        </w:r>
        <w:r>
          <w:rPr>
            <w:noProof/>
            <w:webHidden/>
          </w:rPr>
          <w:fldChar w:fldCharType="end"/>
        </w:r>
      </w:hyperlink>
    </w:p>
    <w:p w14:paraId="73C0422B" w14:textId="3B1A6A8E" w:rsidR="00526531" w:rsidRDefault="00526531" w:rsidP="00526531">
      <w:pPr>
        <w:pStyle w:val="TableofFigures"/>
        <w:tabs>
          <w:tab w:val="right" w:leader="dot" w:pos="10054"/>
        </w:tabs>
        <w:ind w:right="567"/>
        <w:rPr>
          <w:rFonts w:eastAsiaTheme="minorEastAsia" w:cstheme="minorBidi"/>
          <w:smallCaps w:val="0"/>
          <w:noProof/>
          <w:kern w:val="2"/>
          <w:sz w:val="24"/>
          <w:szCs w:val="24"/>
          <w:lang w:eastAsia="en-IN"/>
          <w14:ligatures w14:val="standardContextual"/>
        </w:rPr>
      </w:pPr>
      <w:hyperlink w:anchor="_Toc197605877" w:history="1">
        <w:r w:rsidRPr="00700336">
          <w:rPr>
            <w:rStyle w:val="Hyperlink"/>
            <w:noProof/>
          </w:rPr>
          <w:t>Table 2 : Evaluation Metrics</w:t>
        </w:r>
        <w:r>
          <w:rPr>
            <w:noProof/>
            <w:webHidden/>
          </w:rPr>
          <w:tab/>
        </w:r>
        <w:r>
          <w:rPr>
            <w:noProof/>
            <w:webHidden/>
          </w:rPr>
          <w:fldChar w:fldCharType="begin"/>
        </w:r>
        <w:r>
          <w:rPr>
            <w:noProof/>
            <w:webHidden/>
          </w:rPr>
          <w:instrText xml:space="preserve"> PAGEREF _Toc197605877 \h </w:instrText>
        </w:r>
        <w:r>
          <w:rPr>
            <w:noProof/>
            <w:webHidden/>
          </w:rPr>
        </w:r>
        <w:r>
          <w:rPr>
            <w:noProof/>
            <w:webHidden/>
          </w:rPr>
          <w:fldChar w:fldCharType="separate"/>
        </w:r>
        <w:r w:rsidR="008E2B32">
          <w:rPr>
            <w:noProof/>
            <w:webHidden/>
          </w:rPr>
          <w:t>13</w:t>
        </w:r>
        <w:r>
          <w:rPr>
            <w:noProof/>
            <w:webHidden/>
          </w:rPr>
          <w:fldChar w:fldCharType="end"/>
        </w:r>
      </w:hyperlink>
    </w:p>
    <w:p w14:paraId="31B76B73" w14:textId="01AE0936" w:rsidR="00526531" w:rsidRDefault="00526531" w:rsidP="00526531">
      <w:pPr>
        <w:pStyle w:val="TableofFigures"/>
        <w:tabs>
          <w:tab w:val="right" w:leader="dot" w:pos="10054"/>
        </w:tabs>
        <w:ind w:right="567"/>
        <w:rPr>
          <w:rFonts w:eastAsiaTheme="minorEastAsia" w:cstheme="minorBidi"/>
          <w:smallCaps w:val="0"/>
          <w:noProof/>
          <w:kern w:val="2"/>
          <w:sz w:val="24"/>
          <w:szCs w:val="24"/>
          <w:lang w:eastAsia="en-IN"/>
          <w14:ligatures w14:val="standardContextual"/>
        </w:rPr>
      </w:pPr>
      <w:hyperlink w:anchor="_Toc197605878" w:history="1">
        <w:r w:rsidRPr="00700336">
          <w:rPr>
            <w:rStyle w:val="Hyperlink"/>
            <w:noProof/>
          </w:rPr>
          <w:t>Table 3: Evaluation Results</w:t>
        </w:r>
        <w:r>
          <w:rPr>
            <w:noProof/>
            <w:webHidden/>
          </w:rPr>
          <w:tab/>
        </w:r>
        <w:r>
          <w:rPr>
            <w:noProof/>
            <w:webHidden/>
          </w:rPr>
          <w:fldChar w:fldCharType="begin"/>
        </w:r>
        <w:r>
          <w:rPr>
            <w:noProof/>
            <w:webHidden/>
          </w:rPr>
          <w:instrText xml:space="preserve"> PAGEREF _Toc197605878 \h </w:instrText>
        </w:r>
        <w:r>
          <w:rPr>
            <w:noProof/>
            <w:webHidden/>
          </w:rPr>
        </w:r>
        <w:r>
          <w:rPr>
            <w:noProof/>
            <w:webHidden/>
          </w:rPr>
          <w:fldChar w:fldCharType="separate"/>
        </w:r>
        <w:r w:rsidR="008E2B32">
          <w:rPr>
            <w:noProof/>
            <w:webHidden/>
          </w:rPr>
          <w:t>13</w:t>
        </w:r>
        <w:r>
          <w:rPr>
            <w:noProof/>
            <w:webHidden/>
          </w:rPr>
          <w:fldChar w:fldCharType="end"/>
        </w:r>
      </w:hyperlink>
    </w:p>
    <w:p w14:paraId="64A1F01E" w14:textId="0B105128" w:rsidR="00526531" w:rsidRDefault="00526531" w:rsidP="00526531">
      <w:pPr>
        <w:pStyle w:val="TableofFigures"/>
        <w:tabs>
          <w:tab w:val="right" w:leader="dot" w:pos="10054"/>
        </w:tabs>
        <w:ind w:right="567"/>
        <w:rPr>
          <w:rFonts w:eastAsiaTheme="minorEastAsia" w:cstheme="minorBidi"/>
          <w:smallCaps w:val="0"/>
          <w:noProof/>
          <w:kern w:val="2"/>
          <w:sz w:val="24"/>
          <w:szCs w:val="24"/>
          <w:lang w:eastAsia="en-IN"/>
          <w14:ligatures w14:val="standardContextual"/>
        </w:rPr>
      </w:pPr>
      <w:hyperlink w:anchor="_Toc197605879" w:history="1">
        <w:r w:rsidRPr="00700336">
          <w:rPr>
            <w:rStyle w:val="Hyperlink"/>
            <w:noProof/>
          </w:rPr>
          <w:t>Table 4: Test Cases.</w:t>
        </w:r>
        <w:r>
          <w:rPr>
            <w:noProof/>
            <w:webHidden/>
          </w:rPr>
          <w:tab/>
        </w:r>
        <w:r>
          <w:rPr>
            <w:noProof/>
            <w:webHidden/>
          </w:rPr>
          <w:fldChar w:fldCharType="begin"/>
        </w:r>
        <w:r>
          <w:rPr>
            <w:noProof/>
            <w:webHidden/>
          </w:rPr>
          <w:instrText xml:space="preserve"> PAGEREF _Toc197605879 \h </w:instrText>
        </w:r>
        <w:r>
          <w:rPr>
            <w:noProof/>
            <w:webHidden/>
          </w:rPr>
        </w:r>
        <w:r>
          <w:rPr>
            <w:noProof/>
            <w:webHidden/>
          </w:rPr>
          <w:fldChar w:fldCharType="separate"/>
        </w:r>
        <w:r w:rsidR="008E2B32">
          <w:rPr>
            <w:noProof/>
            <w:webHidden/>
          </w:rPr>
          <w:t>15</w:t>
        </w:r>
        <w:r>
          <w:rPr>
            <w:noProof/>
            <w:webHidden/>
          </w:rPr>
          <w:fldChar w:fldCharType="end"/>
        </w:r>
      </w:hyperlink>
    </w:p>
    <w:p w14:paraId="5559F05F" w14:textId="3385AAD5" w:rsidR="00EC3622" w:rsidRPr="00EB5A61" w:rsidRDefault="00526531" w:rsidP="009F4912">
      <w:r>
        <w:fldChar w:fldCharType="end"/>
      </w:r>
    </w:p>
    <w:p w14:paraId="76673E7B" w14:textId="77777777" w:rsidR="002F6EAF" w:rsidRPr="00EB5A61" w:rsidRDefault="002F6EAF" w:rsidP="009F4912"/>
    <w:p w14:paraId="71D4E9F2" w14:textId="77777777" w:rsidR="002F6EAF" w:rsidRPr="00EB5A61" w:rsidRDefault="002F6EAF" w:rsidP="009F4912"/>
    <w:p w14:paraId="101FCD19" w14:textId="77777777" w:rsidR="002F6EAF" w:rsidRPr="00EB5A61" w:rsidRDefault="002F6EAF" w:rsidP="009F4912"/>
    <w:p w14:paraId="2F0BE604" w14:textId="77777777" w:rsidR="002F6EAF" w:rsidRPr="00EB5A61" w:rsidRDefault="002F6EAF" w:rsidP="009F4912"/>
    <w:p w14:paraId="7683E830" w14:textId="77777777" w:rsidR="002F6EAF" w:rsidRPr="00EB5A61" w:rsidRDefault="002F6EAF" w:rsidP="009F4912"/>
    <w:p w14:paraId="3D6F773E" w14:textId="77777777" w:rsidR="002F6EAF" w:rsidRPr="00EB5A61" w:rsidRDefault="002F6EAF" w:rsidP="009F4912"/>
    <w:p w14:paraId="783E5E76" w14:textId="77777777" w:rsidR="002F6EAF" w:rsidRPr="00EB5A61" w:rsidRDefault="002F6EAF" w:rsidP="009F4912"/>
    <w:p w14:paraId="0BBAC603" w14:textId="77777777" w:rsidR="002F6EAF" w:rsidRPr="00EB5A61" w:rsidRDefault="002F6EAF" w:rsidP="009F4912"/>
    <w:p w14:paraId="174B1F5C" w14:textId="77777777" w:rsidR="002F6EAF" w:rsidRPr="00EB5A61" w:rsidRDefault="002F6EAF" w:rsidP="009F4912"/>
    <w:p w14:paraId="37FEBDBA" w14:textId="77777777" w:rsidR="002F6EAF" w:rsidRPr="00EB5A61" w:rsidRDefault="002F6EAF" w:rsidP="009F4912"/>
    <w:p w14:paraId="42C14FFA" w14:textId="77777777" w:rsidR="002F6EAF" w:rsidRPr="00EB5A61" w:rsidRDefault="002F6EAF" w:rsidP="009F4912"/>
    <w:p w14:paraId="0D2607A2" w14:textId="77777777" w:rsidR="002F6EAF" w:rsidRPr="00EB5A61" w:rsidRDefault="002F6EAF" w:rsidP="009F4912"/>
    <w:p w14:paraId="06FF9537" w14:textId="77777777" w:rsidR="002F6EAF" w:rsidRPr="00EB5A61" w:rsidRDefault="002F6EAF" w:rsidP="009F4912"/>
    <w:p w14:paraId="160C1DC6" w14:textId="77777777" w:rsidR="002F6EAF" w:rsidRPr="00EB5A61" w:rsidRDefault="002F6EAF" w:rsidP="009F4912"/>
    <w:p w14:paraId="69DEF0A5" w14:textId="77777777" w:rsidR="002F6EAF" w:rsidRPr="00EB5A61" w:rsidRDefault="002F6EAF" w:rsidP="009F4912"/>
    <w:p w14:paraId="28C2E13B" w14:textId="77777777" w:rsidR="002F6EAF" w:rsidRDefault="002F6EAF" w:rsidP="009F4912"/>
    <w:p w14:paraId="76A8F2A4" w14:textId="77777777" w:rsidR="00526531" w:rsidRDefault="00526531" w:rsidP="009F4912"/>
    <w:p w14:paraId="6A2A59F2" w14:textId="77777777" w:rsidR="00526531" w:rsidRDefault="00526531" w:rsidP="009F4912"/>
    <w:p w14:paraId="709CFE1B" w14:textId="77777777" w:rsidR="00526531" w:rsidRPr="00EB5A61" w:rsidRDefault="00526531" w:rsidP="009F4912"/>
    <w:p w14:paraId="5A2CF504" w14:textId="393D4954" w:rsidR="00635216" w:rsidRDefault="00635216">
      <w:pPr>
        <w:spacing w:line="259" w:lineRule="auto"/>
        <w:jc w:val="left"/>
      </w:pPr>
    </w:p>
    <w:p w14:paraId="73EFC849" w14:textId="1514D037" w:rsidR="00635216" w:rsidRDefault="00635216" w:rsidP="00526531">
      <w:pPr>
        <w:pStyle w:val="TitleHeader"/>
      </w:pPr>
      <w:bookmarkStart w:id="12" w:name="_Toc197605950"/>
      <w:r w:rsidRPr="00EB5A61">
        <w:lastRenderedPageBreak/>
        <w:t xml:space="preserve">LIST OF </w:t>
      </w:r>
      <w:r>
        <w:t>FIGURE</w:t>
      </w:r>
      <w:r w:rsidR="00526531">
        <w:t>S</w:t>
      </w:r>
      <w:bookmarkEnd w:id="12"/>
    </w:p>
    <w:p w14:paraId="43BAA1BC" w14:textId="77777777" w:rsidR="00635216" w:rsidRDefault="00635216" w:rsidP="00635216"/>
    <w:p w14:paraId="561DF947" w14:textId="4DD11130"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r>
        <w:fldChar w:fldCharType="begin"/>
      </w:r>
      <w:r>
        <w:instrText xml:space="preserve"> TOC \h \z \c "Figure" </w:instrText>
      </w:r>
      <w:r>
        <w:fldChar w:fldCharType="separate"/>
      </w:r>
      <w:hyperlink w:anchor="_Toc197605843" w:history="1">
        <w:r w:rsidRPr="00C866E2">
          <w:rPr>
            <w:rStyle w:val="Hyperlink"/>
            <w:noProof/>
          </w:rPr>
          <w:t>Figure 1: Test Users</w:t>
        </w:r>
        <w:r>
          <w:rPr>
            <w:noProof/>
            <w:webHidden/>
          </w:rPr>
          <w:tab/>
        </w:r>
        <w:r>
          <w:rPr>
            <w:noProof/>
            <w:webHidden/>
          </w:rPr>
          <w:fldChar w:fldCharType="begin"/>
        </w:r>
        <w:r>
          <w:rPr>
            <w:noProof/>
            <w:webHidden/>
          </w:rPr>
          <w:instrText xml:space="preserve"> PAGEREF _Toc197605843 \h </w:instrText>
        </w:r>
        <w:r>
          <w:rPr>
            <w:noProof/>
            <w:webHidden/>
          </w:rPr>
        </w:r>
        <w:r>
          <w:rPr>
            <w:noProof/>
            <w:webHidden/>
          </w:rPr>
          <w:fldChar w:fldCharType="separate"/>
        </w:r>
        <w:r w:rsidR="008E2B32">
          <w:rPr>
            <w:noProof/>
            <w:webHidden/>
          </w:rPr>
          <w:t>11</w:t>
        </w:r>
        <w:r>
          <w:rPr>
            <w:noProof/>
            <w:webHidden/>
          </w:rPr>
          <w:fldChar w:fldCharType="end"/>
        </w:r>
      </w:hyperlink>
    </w:p>
    <w:p w14:paraId="56F0FF5E" w14:textId="0DE85FA1"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44" w:history="1">
        <w:r w:rsidRPr="00C866E2">
          <w:rPr>
            <w:rStyle w:val="Hyperlink"/>
            <w:noProof/>
          </w:rPr>
          <w:t>Figure 2: OAuth Screen</w:t>
        </w:r>
        <w:r>
          <w:rPr>
            <w:noProof/>
            <w:webHidden/>
          </w:rPr>
          <w:tab/>
        </w:r>
        <w:r>
          <w:rPr>
            <w:noProof/>
            <w:webHidden/>
          </w:rPr>
          <w:fldChar w:fldCharType="begin"/>
        </w:r>
        <w:r>
          <w:rPr>
            <w:noProof/>
            <w:webHidden/>
          </w:rPr>
          <w:instrText xml:space="preserve"> PAGEREF _Toc197605844 \h </w:instrText>
        </w:r>
        <w:r>
          <w:rPr>
            <w:noProof/>
            <w:webHidden/>
          </w:rPr>
        </w:r>
        <w:r>
          <w:rPr>
            <w:noProof/>
            <w:webHidden/>
          </w:rPr>
          <w:fldChar w:fldCharType="separate"/>
        </w:r>
        <w:r w:rsidR="008E2B32">
          <w:rPr>
            <w:noProof/>
            <w:webHidden/>
          </w:rPr>
          <w:t>11</w:t>
        </w:r>
        <w:r>
          <w:rPr>
            <w:noProof/>
            <w:webHidden/>
          </w:rPr>
          <w:fldChar w:fldCharType="end"/>
        </w:r>
      </w:hyperlink>
    </w:p>
    <w:p w14:paraId="7681AC89" w14:textId="4C5152AF"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45" w:history="1">
        <w:r w:rsidRPr="00C866E2">
          <w:rPr>
            <w:rStyle w:val="Hyperlink"/>
            <w:noProof/>
          </w:rPr>
          <w:t>Figure 3: Token Credentials</w:t>
        </w:r>
        <w:r>
          <w:rPr>
            <w:noProof/>
            <w:webHidden/>
          </w:rPr>
          <w:tab/>
        </w:r>
        <w:r>
          <w:rPr>
            <w:noProof/>
            <w:webHidden/>
          </w:rPr>
          <w:fldChar w:fldCharType="begin"/>
        </w:r>
        <w:r>
          <w:rPr>
            <w:noProof/>
            <w:webHidden/>
          </w:rPr>
          <w:instrText xml:space="preserve"> PAGEREF _Toc197605845 \h </w:instrText>
        </w:r>
        <w:r>
          <w:rPr>
            <w:noProof/>
            <w:webHidden/>
          </w:rPr>
        </w:r>
        <w:r>
          <w:rPr>
            <w:noProof/>
            <w:webHidden/>
          </w:rPr>
          <w:fldChar w:fldCharType="separate"/>
        </w:r>
        <w:r w:rsidR="008E2B32">
          <w:rPr>
            <w:noProof/>
            <w:webHidden/>
          </w:rPr>
          <w:t>12</w:t>
        </w:r>
        <w:r>
          <w:rPr>
            <w:noProof/>
            <w:webHidden/>
          </w:rPr>
          <w:fldChar w:fldCharType="end"/>
        </w:r>
      </w:hyperlink>
    </w:p>
    <w:p w14:paraId="67C4F97B" w14:textId="676D29B9"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46" w:history="1">
        <w:r w:rsidRPr="00C866E2">
          <w:rPr>
            <w:rStyle w:val="Hyperlink"/>
            <w:noProof/>
          </w:rPr>
          <w:t>Figure 4: Zerotrace – AUP</w:t>
        </w:r>
        <w:r>
          <w:rPr>
            <w:noProof/>
            <w:webHidden/>
          </w:rPr>
          <w:tab/>
        </w:r>
        <w:r>
          <w:rPr>
            <w:noProof/>
            <w:webHidden/>
          </w:rPr>
          <w:fldChar w:fldCharType="begin"/>
        </w:r>
        <w:r>
          <w:rPr>
            <w:noProof/>
            <w:webHidden/>
          </w:rPr>
          <w:instrText xml:space="preserve"> PAGEREF _Toc197605846 \h </w:instrText>
        </w:r>
        <w:r>
          <w:rPr>
            <w:noProof/>
            <w:webHidden/>
          </w:rPr>
        </w:r>
        <w:r>
          <w:rPr>
            <w:noProof/>
            <w:webHidden/>
          </w:rPr>
          <w:fldChar w:fldCharType="separate"/>
        </w:r>
        <w:r w:rsidR="008E2B32">
          <w:rPr>
            <w:noProof/>
            <w:webHidden/>
          </w:rPr>
          <w:t>12</w:t>
        </w:r>
        <w:r>
          <w:rPr>
            <w:noProof/>
            <w:webHidden/>
          </w:rPr>
          <w:fldChar w:fldCharType="end"/>
        </w:r>
      </w:hyperlink>
    </w:p>
    <w:p w14:paraId="0AA3CB50" w14:textId="63F0FB00"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47" w:history="1">
        <w:r w:rsidRPr="00C866E2">
          <w:rPr>
            <w:rStyle w:val="Hyperlink"/>
            <w:noProof/>
          </w:rPr>
          <w:t>Figure 5: Confidential Attachments</w:t>
        </w:r>
        <w:r>
          <w:rPr>
            <w:noProof/>
            <w:webHidden/>
          </w:rPr>
          <w:tab/>
        </w:r>
        <w:r>
          <w:rPr>
            <w:noProof/>
            <w:webHidden/>
          </w:rPr>
          <w:fldChar w:fldCharType="begin"/>
        </w:r>
        <w:r>
          <w:rPr>
            <w:noProof/>
            <w:webHidden/>
          </w:rPr>
          <w:instrText xml:space="preserve"> PAGEREF _Toc197605847 \h </w:instrText>
        </w:r>
        <w:r>
          <w:rPr>
            <w:noProof/>
            <w:webHidden/>
          </w:rPr>
        </w:r>
        <w:r>
          <w:rPr>
            <w:noProof/>
            <w:webHidden/>
          </w:rPr>
          <w:fldChar w:fldCharType="separate"/>
        </w:r>
        <w:r w:rsidR="008E2B32">
          <w:rPr>
            <w:noProof/>
            <w:webHidden/>
          </w:rPr>
          <w:t>12</w:t>
        </w:r>
        <w:r>
          <w:rPr>
            <w:noProof/>
            <w:webHidden/>
          </w:rPr>
          <w:fldChar w:fldCharType="end"/>
        </w:r>
      </w:hyperlink>
    </w:p>
    <w:p w14:paraId="48BB778E" w14:textId="00A86E38"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48" w:history="1">
        <w:r w:rsidRPr="00C866E2">
          <w:rPr>
            <w:rStyle w:val="Hyperlink"/>
            <w:noProof/>
          </w:rPr>
          <w:t>Figure 6: Phishing Email</w:t>
        </w:r>
        <w:r>
          <w:rPr>
            <w:noProof/>
            <w:webHidden/>
          </w:rPr>
          <w:tab/>
        </w:r>
        <w:r>
          <w:rPr>
            <w:noProof/>
            <w:webHidden/>
          </w:rPr>
          <w:fldChar w:fldCharType="begin"/>
        </w:r>
        <w:r>
          <w:rPr>
            <w:noProof/>
            <w:webHidden/>
          </w:rPr>
          <w:instrText xml:space="preserve"> PAGEREF _Toc197605848 \h </w:instrText>
        </w:r>
        <w:r>
          <w:rPr>
            <w:noProof/>
            <w:webHidden/>
          </w:rPr>
        </w:r>
        <w:r>
          <w:rPr>
            <w:noProof/>
            <w:webHidden/>
          </w:rPr>
          <w:fldChar w:fldCharType="separate"/>
        </w:r>
        <w:r w:rsidR="008E2B32">
          <w:rPr>
            <w:noProof/>
            <w:webHidden/>
          </w:rPr>
          <w:t>18</w:t>
        </w:r>
        <w:r>
          <w:rPr>
            <w:noProof/>
            <w:webHidden/>
          </w:rPr>
          <w:fldChar w:fldCharType="end"/>
        </w:r>
      </w:hyperlink>
    </w:p>
    <w:p w14:paraId="5AE664F7" w14:textId="7F86878F"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49" w:history="1">
        <w:r w:rsidRPr="00C866E2">
          <w:rPr>
            <w:rStyle w:val="Hyperlink"/>
            <w:noProof/>
          </w:rPr>
          <w:t>Figure 7: Result</w:t>
        </w:r>
        <w:r>
          <w:rPr>
            <w:noProof/>
            <w:webHidden/>
          </w:rPr>
          <w:tab/>
        </w:r>
        <w:r>
          <w:rPr>
            <w:noProof/>
            <w:webHidden/>
          </w:rPr>
          <w:fldChar w:fldCharType="begin"/>
        </w:r>
        <w:r>
          <w:rPr>
            <w:noProof/>
            <w:webHidden/>
          </w:rPr>
          <w:instrText xml:space="preserve"> PAGEREF _Toc197605849 \h </w:instrText>
        </w:r>
        <w:r>
          <w:rPr>
            <w:noProof/>
            <w:webHidden/>
          </w:rPr>
        </w:r>
        <w:r>
          <w:rPr>
            <w:noProof/>
            <w:webHidden/>
          </w:rPr>
          <w:fldChar w:fldCharType="separate"/>
        </w:r>
        <w:r w:rsidR="008E2B32">
          <w:rPr>
            <w:noProof/>
            <w:webHidden/>
          </w:rPr>
          <w:t>18</w:t>
        </w:r>
        <w:r>
          <w:rPr>
            <w:noProof/>
            <w:webHidden/>
          </w:rPr>
          <w:fldChar w:fldCharType="end"/>
        </w:r>
      </w:hyperlink>
    </w:p>
    <w:p w14:paraId="53BC4487" w14:textId="3C67B39B"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0" w:history="1">
        <w:r w:rsidRPr="00C866E2">
          <w:rPr>
            <w:rStyle w:val="Hyperlink"/>
            <w:noProof/>
          </w:rPr>
          <w:t>Figure 8: Confidential Attachment</w:t>
        </w:r>
        <w:r>
          <w:rPr>
            <w:noProof/>
            <w:webHidden/>
          </w:rPr>
          <w:tab/>
        </w:r>
        <w:r>
          <w:rPr>
            <w:noProof/>
            <w:webHidden/>
          </w:rPr>
          <w:fldChar w:fldCharType="begin"/>
        </w:r>
        <w:r>
          <w:rPr>
            <w:noProof/>
            <w:webHidden/>
          </w:rPr>
          <w:instrText xml:space="preserve"> PAGEREF _Toc197605850 \h </w:instrText>
        </w:r>
        <w:r>
          <w:rPr>
            <w:noProof/>
            <w:webHidden/>
          </w:rPr>
        </w:r>
        <w:r>
          <w:rPr>
            <w:noProof/>
            <w:webHidden/>
          </w:rPr>
          <w:fldChar w:fldCharType="separate"/>
        </w:r>
        <w:r w:rsidR="008E2B32">
          <w:rPr>
            <w:noProof/>
            <w:webHidden/>
          </w:rPr>
          <w:t>19</w:t>
        </w:r>
        <w:r>
          <w:rPr>
            <w:noProof/>
            <w:webHidden/>
          </w:rPr>
          <w:fldChar w:fldCharType="end"/>
        </w:r>
      </w:hyperlink>
    </w:p>
    <w:p w14:paraId="789DBEFD" w14:textId="5DC65ACF"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1" w:history="1">
        <w:r w:rsidRPr="00C866E2">
          <w:rPr>
            <w:rStyle w:val="Hyperlink"/>
            <w:noProof/>
          </w:rPr>
          <w:t>Figure 9: Result</w:t>
        </w:r>
        <w:r>
          <w:rPr>
            <w:noProof/>
            <w:webHidden/>
          </w:rPr>
          <w:tab/>
        </w:r>
        <w:r>
          <w:rPr>
            <w:noProof/>
            <w:webHidden/>
          </w:rPr>
          <w:fldChar w:fldCharType="begin"/>
        </w:r>
        <w:r>
          <w:rPr>
            <w:noProof/>
            <w:webHidden/>
          </w:rPr>
          <w:instrText xml:space="preserve"> PAGEREF _Toc197605851 \h </w:instrText>
        </w:r>
        <w:r>
          <w:rPr>
            <w:noProof/>
            <w:webHidden/>
          </w:rPr>
        </w:r>
        <w:r>
          <w:rPr>
            <w:noProof/>
            <w:webHidden/>
          </w:rPr>
          <w:fldChar w:fldCharType="separate"/>
        </w:r>
        <w:r w:rsidR="008E2B32">
          <w:rPr>
            <w:noProof/>
            <w:webHidden/>
          </w:rPr>
          <w:t>19</w:t>
        </w:r>
        <w:r>
          <w:rPr>
            <w:noProof/>
            <w:webHidden/>
          </w:rPr>
          <w:fldChar w:fldCharType="end"/>
        </w:r>
      </w:hyperlink>
    </w:p>
    <w:p w14:paraId="56B4E8D8" w14:textId="362FA852"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2" w:history="1">
        <w:r w:rsidRPr="00C866E2">
          <w:rPr>
            <w:rStyle w:val="Hyperlink"/>
            <w:noProof/>
          </w:rPr>
          <w:t>Figure 10: Personal Email Upload</w:t>
        </w:r>
        <w:r>
          <w:rPr>
            <w:noProof/>
            <w:webHidden/>
          </w:rPr>
          <w:tab/>
        </w:r>
        <w:r>
          <w:rPr>
            <w:noProof/>
            <w:webHidden/>
          </w:rPr>
          <w:fldChar w:fldCharType="begin"/>
        </w:r>
        <w:r>
          <w:rPr>
            <w:noProof/>
            <w:webHidden/>
          </w:rPr>
          <w:instrText xml:space="preserve"> PAGEREF _Toc197605852 \h </w:instrText>
        </w:r>
        <w:r>
          <w:rPr>
            <w:noProof/>
            <w:webHidden/>
          </w:rPr>
        </w:r>
        <w:r>
          <w:rPr>
            <w:noProof/>
            <w:webHidden/>
          </w:rPr>
          <w:fldChar w:fldCharType="separate"/>
        </w:r>
        <w:r w:rsidR="008E2B32">
          <w:rPr>
            <w:noProof/>
            <w:webHidden/>
          </w:rPr>
          <w:t>20</w:t>
        </w:r>
        <w:r>
          <w:rPr>
            <w:noProof/>
            <w:webHidden/>
          </w:rPr>
          <w:fldChar w:fldCharType="end"/>
        </w:r>
      </w:hyperlink>
    </w:p>
    <w:p w14:paraId="755586E6" w14:textId="3F592344"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3" w:history="1">
        <w:r w:rsidRPr="00C866E2">
          <w:rPr>
            <w:rStyle w:val="Hyperlink"/>
            <w:noProof/>
          </w:rPr>
          <w:t>Figure 11: Result</w:t>
        </w:r>
        <w:r>
          <w:rPr>
            <w:noProof/>
            <w:webHidden/>
          </w:rPr>
          <w:tab/>
        </w:r>
        <w:r>
          <w:rPr>
            <w:noProof/>
            <w:webHidden/>
          </w:rPr>
          <w:fldChar w:fldCharType="begin"/>
        </w:r>
        <w:r>
          <w:rPr>
            <w:noProof/>
            <w:webHidden/>
          </w:rPr>
          <w:instrText xml:space="preserve"> PAGEREF _Toc197605853 \h </w:instrText>
        </w:r>
        <w:r>
          <w:rPr>
            <w:noProof/>
            <w:webHidden/>
          </w:rPr>
        </w:r>
        <w:r>
          <w:rPr>
            <w:noProof/>
            <w:webHidden/>
          </w:rPr>
          <w:fldChar w:fldCharType="separate"/>
        </w:r>
        <w:r w:rsidR="008E2B32">
          <w:rPr>
            <w:noProof/>
            <w:webHidden/>
          </w:rPr>
          <w:t>20</w:t>
        </w:r>
        <w:r>
          <w:rPr>
            <w:noProof/>
            <w:webHidden/>
          </w:rPr>
          <w:fldChar w:fldCharType="end"/>
        </w:r>
      </w:hyperlink>
    </w:p>
    <w:p w14:paraId="6D251CFD" w14:textId="06F8015C"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4" w:history="1">
        <w:r w:rsidRPr="00C866E2">
          <w:rPr>
            <w:rStyle w:val="Hyperlink"/>
            <w:noProof/>
          </w:rPr>
          <w:t>Figure 12 : Modified Confidential Attachment</w:t>
        </w:r>
        <w:r>
          <w:rPr>
            <w:noProof/>
            <w:webHidden/>
          </w:rPr>
          <w:tab/>
        </w:r>
        <w:r>
          <w:rPr>
            <w:noProof/>
            <w:webHidden/>
          </w:rPr>
          <w:fldChar w:fldCharType="begin"/>
        </w:r>
        <w:r>
          <w:rPr>
            <w:noProof/>
            <w:webHidden/>
          </w:rPr>
          <w:instrText xml:space="preserve"> PAGEREF _Toc197605854 \h </w:instrText>
        </w:r>
        <w:r>
          <w:rPr>
            <w:noProof/>
            <w:webHidden/>
          </w:rPr>
        </w:r>
        <w:r>
          <w:rPr>
            <w:noProof/>
            <w:webHidden/>
          </w:rPr>
          <w:fldChar w:fldCharType="separate"/>
        </w:r>
        <w:r w:rsidR="008E2B32">
          <w:rPr>
            <w:noProof/>
            <w:webHidden/>
          </w:rPr>
          <w:t>21</w:t>
        </w:r>
        <w:r>
          <w:rPr>
            <w:noProof/>
            <w:webHidden/>
          </w:rPr>
          <w:fldChar w:fldCharType="end"/>
        </w:r>
      </w:hyperlink>
    </w:p>
    <w:p w14:paraId="43D6046E" w14:textId="3574FE28"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5" w:history="1">
        <w:r w:rsidRPr="00C866E2">
          <w:rPr>
            <w:rStyle w:val="Hyperlink"/>
            <w:noProof/>
          </w:rPr>
          <w:t>Figure 13: Result</w:t>
        </w:r>
        <w:r>
          <w:rPr>
            <w:noProof/>
            <w:webHidden/>
          </w:rPr>
          <w:tab/>
        </w:r>
        <w:r>
          <w:rPr>
            <w:noProof/>
            <w:webHidden/>
          </w:rPr>
          <w:fldChar w:fldCharType="begin"/>
        </w:r>
        <w:r>
          <w:rPr>
            <w:noProof/>
            <w:webHidden/>
          </w:rPr>
          <w:instrText xml:space="preserve"> PAGEREF _Toc197605855 \h </w:instrText>
        </w:r>
        <w:r>
          <w:rPr>
            <w:noProof/>
            <w:webHidden/>
          </w:rPr>
        </w:r>
        <w:r>
          <w:rPr>
            <w:noProof/>
            <w:webHidden/>
          </w:rPr>
          <w:fldChar w:fldCharType="separate"/>
        </w:r>
        <w:r w:rsidR="008E2B32">
          <w:rPr>
            <w:noProof/>
            <w:webHidden/>
          </w:rPr>
          <w:t>21</w:t>
        </w:r>
        <w:r>
          <w:rPr>
            <w:noProof/>
            <w:webHidden/>
          </w:rPr>
          <w:fldChar w:fldCharType="end"/>
        </w:r>
      </w:hyperlink>
    </w:p>
    <w:p w14:paraId="0474C6CF" w14:textId="13AA9F1F"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6" w:history="1">
        <w:r w:rsidRPr="00C866E2">
          <w:rPr>
            <w:rStyle w:val="Hyperlink"/>
            <w:noProof/>
          </w:rPr>
          <w:t>Figure 14 : Google Drive Link as Attachment</w:t>
        </w:r>
        <w:r>
          <w:rPr>
            <w:noProof/>
            <w:webHidden/>
          </w:rPr>
          <w:tab/>
        </w:r>
        <w:r>
          <w:rPr>
            <w:noProof/>
            <w:webHidden/>
          </w:rPr>
          <w:fldChar w:fldCharType="begin"/>
        </w:r>
        <w:r>
          <w:rPr>
            <w:noProof/>
            <w:webHidden/>
          </w:rPr>
          <w:instrText xml:space="preserve"> PAGEREF _Toc197605856 \h </w:instrText>
        </w:r>
        <w:r>
          <w:rPr>
            <w:noProof/>
            <w:webHidden/>
          </w:rPr>
        </w:r>
        <w:r>
          <w:rPr>
            <w:noProof/>
            <w:webHidden/>
          </w:rPr>
          <w:fldChar w:fldCharType="separate"/>
        </w:r>
        <w:r w:rsidR="008E2B32">
          <w:rPr>
            <w:noProof/>
            <w:webHidden/>
          </w:rPr>
          <w:t>22</w:t>
        </w:r>
        <w:r>
          <w:rPr>
            <w:noProof/>
            <w:webHidden/>
          </w:rPr>
          <w:fldChar w:fldCharType="end"/>
        </w:r>
      </w:hyperlink>
    </w:p>
    <w:p w14:paraId="0EFB9452" w14:textId="10A00824"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7" w:history="1">
        <w:r w:rsidRPr="00C866E2">
          <w:rPr>
            <w:rStyle w:val="Hyperlink"/>
            <w:noProof/>
          </w:rPr>
          <w:t>Figure 15: Result</w:t>
        </w:r>
        <w:r>
          <w:rPr>
            <w:noProof/>
            <w:webHidden/>
          </w:rPr>
          <w:tab/>
        </w:r>
        <w:r>
          <w:rPr>
            <w:noProof/>
            <w:webHidden/>
          </w:rPr>
          <w:fldChar w:fldCharType="begin"/>
        </w:r>
        <w:r>
          <w:rPr>
            <w:noProof/>
            <w:webHidden/>
          </w:rPr>
          <w:instrText xml:space="preserve"> PAGEREF _Toc197605857 \h </w:instrText>
        </w:r>
        <w:r>
          <w:rPr>
            <w:noProof/>
            <w:webHidden/>
          </w:rPr>
        </w:r>
        <w:r>
          <w:rPr>
            <w:noProof/>
            <w:webHidden/>
          </w:rPr>
          <w:fldChar w:fldCharType="separate"/>
        </w:r>
        <w:r w:rsidR="008E2B32">
          <w:rPr>
            <w:noProof/>
            <w:webHidden/>
          </w:rPr>
          <w:t>22</w:t>
        </w:r>
        <w:r>
          <w:rPr>
            <w:noProof/>
            <w:webHidden/>
          </w:rPr>
          <w:fldChar w:fldCharType="end"/>
        </w:r>
      </w:hyperlink>
    </w:p>
    <w:p w14:paraId="6475CC34" w14:textId="4C741204"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8" w:history="1">
        <w:r w:rsidRPr="00C866E2">
          <w:rPr>
            <w:rStyle w:val="Hyperlink"/>
            <w:noProof/>
          </w:rPr>
          <w:t>Figure 16: Result</w:t>
        </w:r>
        <w:r>
          <w:rPr>
            <w:noProof/>
            <w:webHidden/>
          </w:rPr>
          <w:tab/>
        </w:r>
        <w:r>
          <w:rPr>
            <w:noProof/>
            <w:webHidden/>
          </w:rPr>
          <w:fldChar w:fldCharType="begin"/>
        </w:r>
        <w:r>
          <w:rPr>
            <w:noProof/>
            <w:webHidden/>
          </w:rPr>
          <w:instrText xml:space="preserve"> PAGEREF _Toc197605858 \h </w:instrText>
        </w:r>
        <w:r>
          <w:rPr>
            <w:noProof/>
            <w:webHidden/>
          </w:rPr>
        </w:r>
        <w:r>
          <w:rPr>
            <w:noProof/>
            <w:webHidden/>
          </w:rPr>
          <w:fldChar w:fldCharType="separate"/>
        </w:r>
        <w:r w:rsidR="008E2B32">
          <w:rPr>
            <w:noProof/>
            <w:webHidden/>
          </w:rPr>
          <w:t>23</w:t>
        </w:r>
        <w:r>
          <w:rPr>
            <w:noProof/>
            <w:webHidden/>
          </w:rPr>
          <w:fldChar w:fldCharType="end"/>
        </w:r>
      </w:hyperlink>
    </w:p>
    <w:p w14:paraId="1627CC7F" w14:textId="1450B9BB"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59" w:history="1">
        <w:r w:rsidRPr="00C866E2">
          <w:rPr>
            <w:rStyle w:val="Hyperlink"/>
            <w:noProof/>
          </w:rPr>
          <w:t>Figure 17: Obfuscated Email</w:t>
        </w:r>
        <w:r>
          <w:rPr>
            <w:noProof/>
            <w:webHidden/>
          </w:rPr>
          <w:tab/>
        </w:r>
        <w:r>
          <w:rPr>
            <w:noProof/>
            <w:webHidden/>
          </w:rPr>
          <w:fldChar w:fldCharType="begin"/>
        </w:r>
        <w:r>
          <w:rPr>
            <w:noProof/>
            <w:webHidden/>
          </w:rPr>
          <w:instrText xml:space="preserve"> PAGEREF _Toc197605859 \h </w:instrText>
        </w:r>
        <w:r>
          <w:rPr>
            <w:noProof/>
            <w:webHidden/>
          </w:rPr>
        </w:r>
        <w:r>
          <w:rPr>
            <w:noProof/>
            <w:webHidden/>
          </w:rPr>
          <w:fldChar w:fldCharType="separate"/>
        </w:r>
        <w:r w:rsidR="008E2B32">
          <w:rPr>
            <w:noProof/>
            <w:webHidden/>
          </w:rPr>
          <w:t>23</w:t>
        </w:r>
        <w:r>
          <w:rPr>
            <w:noProof/>
            <w:webHidden/>
          </w:rPr>
          <w:fldChar w:fldCharType="end"/>
        </w:r>
      </w:hyperlink>
    </w:p>
    <w:p w14:paraId="0FDCE34E" w14:textId="1A28633B"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0" w:history="1">
        <w:r w:rsidRPr="00C866E2">
          <w:rPr>
            <w:rStyle w:val="Hyperlink"/>
            <w:noProof/>
          </w:rPr>
          <w:t>Figure 18: Normal Email</w:t>
        </w:r>
        <w:r>
          <w:rPr>
            <w:noProof/>
            <w:webHidden/>
          </w:rPr>
          <w:tab/>
        </w:r>
        <w:r>
          <w:rPr>
            <w:noProof/>
            <w:webHidden/>
          </w:rPr>
          <w:fldChar w:fldCharType="begin"/>
        </w:r>
        <w:r>
          <w:rPr>
            <w:noProof/>
            <w:webHidden/>
          </w:rPr>
          <w:instrText xml:space="preserve"> PAGEREF _Toc197605860 \h </w:instrText>
        </w:r>
        <w:r>
          <w:rPr>
            <w:noProof/>
            <w:webHidden/>
          </w:rPr>
        </w:r>
        <w:r>
          <w:rPr>
            <w:noProof/>
            <w:webHidden/>
          </w:rPr>
          <w:fldChar w:fldCharType="separate"/>
        </w:r>
        <w:r w:rsidR="008E2B32">
          <w:rPr>
            <w:noProof/>
            <w:webHidden/>
          </w:rPr>
          <w:t>24</w:t>
        </w:r>
        <w:r>
          <w:rPr>
            <w:noProof/>
            <w:webHidden/>
          </w:rPr>
          <w:fldChar w:fldCharType="end"/>
        </w:r>
      </w:hyperlink>
    </w:p>
    <w:p w14:paraId="2808DF89" w14:textId="5BD89E7D"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1" w:history="1">
        <w:r w:rsidRPr="00C866E2">
          <w:rPr>
            <w:rStyle w:val="Hyperlink"/>
            <w:noProof/>
          </w:rPr>
          <w:t>Figure 19: Result</w:t>
        </w:r>
        <w:r>
          <w:rPr>
            <w:noProof/>
            <w:webHidden/>
          </w:rPr>
          <w:tab/>
        </w:r>
        <w:r>
          <w:rPr>
            <w:noProof/>
            <w:webHidden/>
          </w:rPr>
          <w:fldChar w:fldCharType="begin"/>
        </w:r>
        <w:r>
          <w:rPr>
            <w:noProof/>
            <w:webHidden/>
          </w:rPr>
          <w:instrText xml:space="preserve"> PAGEREF _Toc197605861 \h </w:instrText>
        </w:r>
        <w:r>
          <w:rPr>
            <w:noProof/>
            <w:webHidden/>
          </w:rPr>
        </w:r>
        <w:r>
          <w:rPr>
            <w:noProof/>
            <w:webHidden/>
          </w:rPr>
          <w:fldChar w:fldCharType="separate"/>
        </w:r>
        <w:r w:rsidR="008E2B32">
          <w:rPr>
            <w:noProof/>
            <w:webHidden/>
          </w:rPr>
          <w:t>24</w:t>
        </w:r>
        <w:r>
          <w:rPr>
            <w:noProof/>
            <w:webHidden/>
          </w:rPr>
          <w:fldChar w:fldCharType="end"/>
        </w:r>
      </w:hyperlink>
    </w:p>
    <w:p w14:paraId="77744715" w14:textId="130B450B"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2" w:history="1">
        <w:r w:rsidRPr="00C866E2">
          <w:rPr>
            <w:rStyle w:val="Hyperlink"/>
            <w:noProof/>
          </w:rPr>
          <w:t>Figure 20: Personal Email Upload</w:t>
        </w:r>
        <w:r>
          <w:rPr>
            <w:noProof/>
            <w:webHidden/>
          </w:rPr>
          <w:tab/>
        </w:r>
        <w:r>
          <w:rPr>
            <w:noProof/>
            <w:webHidden/>
          </w:rPr>
          <w:fldChar w:fldCharType="begin"/>
        </w:r>
        <w:r>
          <w:rPr>
            <w:noProof/>
            <w:webHidden/>
          </w:rPr>
          <w:instrText xml:space="preserve"> PAGEREF _Toc197605862 \h </w:instrText>
        </w:r>
        <w:r>
          <w:rPr>
            <w:noProof/>
            <w:webHidden/>
          </w:rPr>
        </w:r>
        <w:r>
          <w:rPr>
            <w:noProof/>
            <w:webHidden/>
          </w:rPr>
          <w:fldChar w:fldCharType="separate"/>
        </w:r>
        <w:r w:rsidR="008E2B32">
          <w:rPr>
            <w:noProof/>
            <w:webHidden/>
          </w:rPr>
          <w:t>25</w:t>
        </w:r>
        <w:r>
          <w:rPr>
            <w:noProof/>
            <w:webHidden/>
          </w:rPr>
          <w:fldChar w:fldCharType="end"/>
        </w:r>
      </w:hyperlink>
    </w:p>
    <w:p w14:paraId="42D7F94C" w14:textId="5315E174"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3" w:history="1">
        <w:r w:rsidRPr="00C866E2">
          <w:rPr>
            <w:rStyle w:val="Hyperlink"/>
            <w:noProof/>
          </w:rPr>
          <w:t>Figure 21: Result</w:t>
        </w:r>
        <w:r>
          <w:rPr>
            <w:noProof/>
            <w:webHidden/>
          </w:rPr>
          <w:tab/>
        </w:r>
        <w:r>
          <w:rPr>
            <w:noProof/>
            <w:webHidden/>
          </w:rPr>
          <w:fldChar w:fldCharType="begin"/>
        </w:r>
        <w:r>
          <w:rPr>
            <w:noProof/>
            <w:webHidden/>
          </w:rPr>
          <w:instrText xml:space="preserve"> PAGEREF _Toc197605863 \h </w:instrText>
        </w:r>
        <w:r>
          <w:rPr>
            <w:noProof/>
            <w:webHidden/>
          </w:rPr>
        </w:r>
        <w:r>
          <w:rPr>
            <w:noProof/>
            <w:webHidden/>
          </w:rPr>
          <w:fldChar w:fldCharType="separate"/>
        </w:r>
        <w:r w:rsidR="008E2B32">
          <w:rPr>
            <w:noProof/>
            <w:webHidden/>
          </w:rPr>
          <w:t>25</w:t>
        </w:r>
        <w:r>
          <w:rPr>
            <w:noProof/>
            <w:webHidden/>
          </w:rPr>
          <w:fldChar w:fldCharType="end"/>
        </w:r>
      </w:hyperlink>
    </w:p>
    <w:p w14:paraId="7283BE6F" w14:textId="358DB799"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4" w:history="1">
        <w:r w:rsidRPr="00C866E2">
          <w:rPr>
            <w:rStyle w:val="Hyperlink"/>
            <w:noProof/>
          </w:rPr>
          <w:t>Figure 22: Confidential Attachment</w:t>
        </w:r>
        <w:r>
          <w:rPr>
            <w:noProof/>
            <w:webHidden/>
          </w:rPr>
          <w:tab/>
        </w:r>
        <w:r>
          <w:rPr>
            <w:noProof/>
            <w:webHidden/>
          </w:rPr>
          <w:fldChar w:fldCharType="begin"/>
        </w:r>
        <w:r>
          <w:rPr>
            <w:noProof/>
            <w:webHidden/>
          </w:rPr>
          <w:instrText xml:space="preserve"> PAGEREF _Toc197605864 \h </w:instrText>
        </w:r>
        <w:r>
          <w:rPr>
            <w:noProof/>
            <w:webHidden/>
          </w:rPr>
        </w:r>
        <w:r>
          <w:rPr>
            <w:noProof/>
            <w:webHidden/>
          </w:rPr>
          <w:fldChar w:fldCharType="separate"/>
        </w:r>
        <w:r w:rsidR="008E2B32">
          <w:rPr>
            <w:noProof/>
            <w:webHidden/>
          </w:rPr>
          <w:t>26</w:t>
        </w:r>
        <w:r>
          <w:rPr>
            <w:noProof/>
            <w:webHidden/>
          </w:rPr>
          <w:fldChar w:fldCharType="end"/>
        </w:r>
      </w:hyperlink>
    </w:p>
    <w:p w14:paraId="432DA2C2" w14:textId="7812286D"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5" w:history="1">
        <w:r w:rsidRPr="00C866E2">
          <w:rPr>
            <w:rStyle w:val="Hyperlink"/>
            <w:noProof/>
          </w:rPr>
          <w:t>Figure 23: Result</w:t>
        </w:r>
        <w:r>
          <w:rPr>
            <w:noProof/>
            <w:webHidden/>
          </w:rPr>
          <w:tab/>
        </w:r>
        <w:r>
          <w:rPr>
            <w:noProof/>
            <w:webHidden/>
          </w:rPr>
          <w:fldChar w:fldCharType="begin"/>
        </w:r>
        <w:r>
          <w:rPr>
            <w:noProof/>
            <w:webHidden/>
          </w:rPr>
          <w:instrText xml:space="preserve"> PAGEREF _Toc197605865 \h </w:instrText>
        </w:r>
        <w:r>
          <w:rPr>
            <w:noProof/>
            <w:webHidden/>
          </w:rPr>
        </w:r>
        <w:r>
          <w:rPr>
            <w:noProof/>
            <w:webHidden/>
          </w:rPr>
          <w:fldChar w:fldCharType="separate"/>
        </w:r>
        <w:r w:rsidR="008E2B32">
          <w:rPr>
            <w:noProof/>
            <w:webHidden/>
          </w:rPr>
          <w:t>26</w:t>
        </w:r>
        <w:r>
          <w:rPr>
            <w:noProof/>
            <w:webHidden/>
          </w:rPr>
          <w:fldChar w:fldCharType="end"/>
        </w:r>
      </w:hyperlink>
    </w:p>
    <w:p w14:paraId="48C9BED3" w14:textId="5415A069"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6" w:history="1">
        <w:r w:rsidRPr="00C866E2">
          <w:rPr>
            <w:rStyle w:val="Hyperlink"/>
            <w:noProof/>
          </w:rPr>
          <w:t>Figure 24: Obfuscated Email</w:t>
        </w:r>
        <w:r>
          <w:rPr>
            <w:noProof/>
            <w:webHidden/>
          </w:rPr>
          <w:tab/>
        </w:r>
        <w:r>
          <w:rPr>
            <w:noProof/>
            <w:webHidden/>
          </w:rPr>
          <w:fldChar w:fldCharType="begin"/>
        </w:r>
        <w:r>
          <w:rPr>
            <w:noProof/>
            <w:webHidden/>
          </w:rPr>
          <w:instrText xml:space="preserve"> PAGEREF _Toc197605866 \h </w:instrText>
        </w:r>
        <w:r>
          <w:rPr>
            <w:noProof/>
            <w:webHidden/>
          </w:rPr>
        </w:r>
        <w:r>
          <w:rPr>
            <w:noProof/>
            <w:webHidden/>
          </w:rPr>
          <w:fldChar w:fldCharType="separate"/>
        </w:r>
        <w:r w:rsidR="008E2B32">
          <w:rPr>
            <w:noProof/>
            <w:webHidden/>
          </w:rPr>
          <w:t>27</w:t>
        </w:r>
        <w:r>
          <w:rPr>
            <w:noProof/>
            <w:webHidden/>
          </w:rPr>
          <w:fldChar w:fldCharType="end"/>
        </w:r>
      </w:hyperlink>
    </w:p>
    <w:p w14:paraId="7EAA7007" w14:textId="0F8B0DB0"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7" w:history="1">
        <w:r w:rsidRPr="00C866E2">
          <w:rPr>
            <w:rStyle w:val="Hyperlink"/>
            <w:noProof/>
          </w:rPr>
          <w:t>Figure 25: Result</w:t>
        </w:r>
        <w:r>
          <w:rPr>
            <w:noProof/>
            <w:webHidden/>
          </w:rPr>
          <w:tab/>
        </w:r>
        <w:r>
          <w:rPr>
            <w:noProof/>
            <w:webHidden/>
          </w:rPr>
          <w:fldChar w:fldCharType="begin"/>
        </w:r>
        <w:r>
          <w:rPr>
            <w:noProof/>
            <w:webHidden/>
          </w:rPr>
          <w:instrText xml:space="preserve"> PAGEREF _Toc197605867 \h </w:instrText>
        </w:r>
        <w:r>
          <w:rPr>
            <w:noProof/>
            <w:webHidden/>
          </w:rPr>
        </w:r>
        <w:r>
          <w:rPr>
            <w:noProof/>
            <w:webHidden/>
          </w:rPr>
          <w:fldChar w:fldCharType="separate"/>
        </w:r>
        <w:r w:rsidR="008E2B32">
          <w:rPr>
            <w:noProof/>
            <w:webHidden/>
          </w:rPr>
          <w:t>27</w:t>
        </w:r>
        <w:r>
          <w:rPr>
            <w:noProof/>
            <w:webHidden/>
          </w:rPr>
          <w:fldChar w:fldCharType="end"/>
        </w:r>
      </w:hyperlink>
    </w:p>
    <w:p w14:paraId="6B98B267" w14:textId="545156E7"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8" w:history="1">
        <w:r w:rsidRPr="00C866E2">
          <w:rPr>
            <w:rStyle w:val="Hyperlink"/>
            <w:noProof/>
          </w:rPr>
          <w:t>Figure 26</w:t>
        </w:r>
        <w:r>
          <w:rPr>
            <w:noProof/>
            <w:webHidden/>
          </w:rPr>
          <w:tab/>
        </w:r>
        <w:r>
          <w:rPr>
            <w:noProof/>
            <w:webHidden/>
          </w:rPr>
          <w:fldChar w:fldCharType="begin"/>
        </w:r>
        <w:r>
          <w:rPr>
            <w:noProof/>
            <w:webHidden/>
          </w:rPr>
          <w:instrText xml:space="preserve"> PAGEREF _Toc197605868 \h </w:instrText>
        </w:r>
        <w:r>
          <w:rPr>
            <w:noProof/>
            <w:webHidden/>
          </w:rPr>
        </w:r>
        <w:r>
          <w:rPr>
            <w:noProof/>
            <w:webHidden/>
          </w:rPr>
          <w:fldChar w:fldCharType="separate"/>
        </w:r>
        <w:r w:rsidR="008E2B32">
          <w:rPr>
            <w:noProof/>
            <w:webHidden/>
          </w:rPr>
          <w:t>28</w:t>
        </w:r>
        <w:r>
          <w:rPr>
            <w:noProof/>
            <w:webHidden/>
          </w:rPr>
          <w:fldChar w:fldCharType="end"/>
        </w:r>
      </w:hyperlink>
    </w:p>
    <w:p w14:paraId="5C010EFB" w14:textId="74B9BF20"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69" w:history="1">
        <w:r w:rsidRPr="00C866E2">
          <w:rPr>
            <w:rStyle w:val="Hyperlink"/>
            <w:noProof/>
          </w:rPr>
          <w:t>Figure 27: Confidential Attachment</w:t>
        </w:r>
        <w:r>
          <w:rPr>
            <w:noProof/>
            <w:webHidden/>
          </w:rPr>
          <w:tab/>
        </w:r>
        <w:r>
          <w:rPr>
            <w:noProof/>
            <w:webHidden/>
          </w:rPr>
          <w:fldChar w:fldCharType="begin"/>
        </w:r>
        <w:r>
          <w:rPr>
            <w:noProof/>
            <w:webHidden/>
          </w:rPr>
          <w:instrText xml:space="preserve"> PAGEREF _Toc197605869 \h </w:instrText>
        </w:r>
        <w:r>
          <w:rPr>
            <w:noProof/>
            <w:webHidden/>
          </w:rPr>
        </w:r>
        <w:r>
          <w:rPr>
            <w:noProof/>
            <w:webHidden/>
          </w:rPr>
          <w:fldChar w:fldCharType="separate"/>
        </w:r>
        <w:r w:rsidR="008E2B32">
          <w:rPr>
            <w:noProof/>
            <w:webHidden/>
          </w:rPr>
          <w:t>28</w:t>
        </w:r>
        <w:r>
          <w:rPr>
            <w:noProof/>
            <w:webHidden/>
          </w:rPr>
          <w:fldChar w:fldCharType="end"/>
        </w:r>
      </w:hyperlink>
    </w:p>
    <w:p w14:paraId="2FA88CE0" w14:textId="5A357414"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70" w:history="1">
        <w:r w:rsidRPr="00C866E2">
          <w:rPr>
            <w:rStyle w:val="Hyperlink"/>
            <w:noProof/>
          </w:rPr>
          <w:t>Figure 28: Result 1</w:t>
        </w:r>
        <w:r>
          <w:rPr>
            <w:noProof/>
            <w:webHidden/>
          </w:rPr>
          <w:tab/>
        </w:r>
        <w:r>
          <w:rPr>
            <w:noProof/>
            <w:webHidden/>
          </w:rPr>
          <w:fldChar w:fldCharType="begin"/>
        </w:r>
        <w:r>
          <w:rPr>
            <w:noProof/>
            <w:webHidden/>
          </w:rPr>
          <w:instrText xml:space="preserve"> PAGEREF _Toc197605870 \h </w:instrText>
        </w:r>
        <w:r>
          <w:rPr>
            <w:noProof/>
            <w:webHidden/>
          </w:rPr>
        </w:r>
        <w:r>
          <w:rPr>
            <w:noProof/>
            <w:webHidden/>
          </w:rPr>
          <w:fldChar w:fldCharType="separate"/>
        </w:r>
        <w:r w:rsidR="008E2B32">
          <w:rPr>
            <w:noProof/>
            <w:webHidden/>
          </w:rPr>
          <w:t>28</w:t>
        </w:r>
        <w:r>
          <w:rPr>
            <w:noProof/>
            <w:webHidden/>
          </w:rPr>
          <w:fldChar w:fldCharType="end"/>
        </w:r>
      </w:hyperlink>
    </w:p>
    <w:p w14:paraId="7031311C" w14:textId="1FA4F1FE"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71" w:history="1">
        <w:r w:rsidRPr="00C866E2">
          <w:rPr>
            <w:rStyle w:val="Hyperlink"/>
            <w:noProof/>
          </w:rPr>
          <w:t>Figure 29: Result 2</w:t>
        </w:r>
        <w:r>
          <w:rPr>
            <w:noProof/>
            <w:webHidden/>
          </w:rPr>
          <w:tab/>
        </w:r>
        <w:r>
          <w:rPr>
            <w:noProof/>
            <w:webHidden/>
          </w:rPr>
          <w:fldChar w:fldCharType="begin"/>
        </w:r>
        <w:r>
          <w:rPr>
            <w:noProof/>
            <w:webHidden/>
          </w:rPr>
          <w:instrText xml:space="preserve"> PAGEREF _Toc197605871 \h </w:instrText>
        </w:r>
        <w:r>
          <w:rPr>
            <w:noProof/>
            <w:webHidden/>
          </w:rPr>
        </w:r>
        <w:r>
          <w:rPr>
            <w:noProof/>
            <w:webHidden/>
          </w:rPr>
          <w:fldChar w:fldCharType="separate"/>
        </w:r>
        <w:r w:rsidR="008E2B32">
          <w:rPr>
            <w:noProof/>
            <w:webHidden/>
          </w:rPr>
          <w:t>28</w:t>
        </w:r>
        <w:r>
          <w:rPr>
            <w:noProof/>
            <w:webHidden/>
          </w:rPr>
          <w:fldChar w:fldCharType="end"/>
        </w:r>
      </w:hyperlink>
    </w:p>
    <w:p w14:paraId="2A35E0CE" w14:textId="76226314"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72" w:history="1">
        <w:r w:rsidRPr="00C866E2">
          <w:rPr>
            <w:rStyle w:val="Hyperlink"/>
            <w:noProof/>
          </w:rPr>
          <w:t>Figure 30: Progress Report</w:t>
        </w:r>
        <w:r>
          <w:rPr>
            <w:noProof/>
            <w:webHidden/>
          </w:rPr>
          <w:tab/>
        </w:r>
        <w:r>
          <w:rPr>
            <w:noProof/>
            <w:webHidden/>
          </w:rPr>
          <w:fldChar w:fldCharType="begin"/>
        </w:r>
        <w:r>
          <w:rPr>
            <w:noProof/>
            <w:webHidden/>
          </w:rPr>
          <w:instrText xml:space="preserve"> PAGEREF _Toc197605872 \h </w:instrText>
        </w:r>
        <w:r>
          <w:rPr>
            <w:noProof/>
            <w:webHidden/>
          </w:rPr>
        </w:r>
        <w:r>
          <w:rPr>
            <w:noProof/>
            <w:webHidden/>
          </w:rPr>
          <w:fldChar w:fldCharType="separate"/>
        </w:r>
        <w:r w:rsidR="008E2B32">
          <w:rPr>
            <w:noProof/>
            <w:webHidden/>
          </w:rPr>
          <w:t>33</w:t>
        </w:r>
        <w:r>
          <w:rPr>
            <w:noProof/>
            <w:webHidden/>
          </w:rPr>
          <w:fldChar w:fldCharType="end"/>
        </w:r>
      </w:hyperlink>
    </w:p>
    <w:p w14:paraId="6FFE0C62" w14:textId="4FBCD87A" w:rsidR="00526531" w:rsidRDefault="00526531">
      <w:pPr>
        <w:pStyle w:val="TableofFigures"/>
        <w:tabs>
          <w:tab w:val="right" w:leader="dot" w:pos="10054"/>
        </w:tabs>
        <w:rPr>
          <w:rFonts w:eastAsiaTheme="minorEastAsia" w:cstheme="minorBidi"/>
          <w:smallCaps w:val="0"/>
          <w:noProof/>
          <w:kern w:val="2"/>
          <w:sz w:val="24"/>
          <w:szCs w:val="24"/>
          <w:lang w:eastAsia="en-IN"/>
          <w14:ligatures w14:val="standardContextual"/>
        </w:rPr>
      </w:pPr>
      <w:hyperlink w:anchor="_Toc197605873" w:history="1">
        <w:r w:rsidRPr="00C866E2">
          <w:rPr>
            <w:rStyle w:val="Hyperlink"/>
            <w:noProof/>
          </w:rPr>
          <w:t>Figure 31: Plagiarism Report</w:t>
        </w:r>
        <w:r>
          <w:rPr>
            <w:noProof/>
            <w:webHidden/>
          </w:rPr>
          <w:tab/>
        </w:r>
        <w:r>
          <w:rPr>
            <w:noProof/>
            <w:webHidden/>
          </w:rPr>
          <w:fldChar w:fldCharType="begin"/>
        </w:r>
        <w:r>
          <w:rPr>
            <w:noProof/>
            <w:webHidden/>
          </w:rPr>
          <w:instrText xml:space="preserve"> PAGEREF _Toc197605873 \h </w:instrText>
        </w:r>
        <w:r>
          <w:rPr>
            <w:noProof/>
            <w:webHidden/>
          </w:rPr>
        </w:r>
        <w:r>
          <w:rPr>
            <w:noProof/>
            <w:webHidden/>
          </w:rPr>
          <w:fldChar w:fldCharType="separate"/>
        </w:r>
        <w:r w:rsidR="008E2B32">
          <w:rPr>
            <w:noProof/>
            <w:webHidden/>
          </w:rPr>
          <w:t>34</w:t>
        </w:r>
        <w:r>
          <w:rPr>
            <w:noProof/>
            <w:webHidden/>
          </w:rPr>
          <w:fldChar w:fldCharType="end"/>
        </w:r>
      </w:hyperlink>
    </w:p>
    <w:p w14:paraId="23BE98D9" w14:textId="002E0BBC" w:rsidR="00635216" w:rsidRDefault="00526531" w:rsidP="00635216">
      <w:r>
        <w:fldChar w:fldCharType="end"/>
      </w:r>
    </w:p>
    <w:p w14:paraId="6284D7E9" w14:textId="77777777" w:rsidR="00635216" w:rsidRDefault="00635216" w:rsidP="00635216"/>
    <w:p w14:paraId="68BEC809" w14:textId="77777777" w:rsidR="00635216" w:rsidRDefault="00635216" w:rsidP="00635216"/>
    <w:p w14:paraId="6633037E" w14:textId="6F235917" w:rsidR="00A67A7D" w:rsidRPr="00EB5A61" w:rsidRDefault="00A67A7D" w:rsidP="009F4912"/>
    <w:p w14:paraId="4E19F42E" w14:textId="77777777" w:rsidR="00D565A1" w:rsidRPr="001A0CBF" w:rsidRDefault="00D565A1" w:rsidP="00635216">
      <w:pPr>
        <w:pStyle w:val="TitleHeader"/>
      </w:pPr>
      <w:bookmarkStart w:id="13" w:name="_Toc111805267"/>
      <w:bookmarkStart w:id="14" w:name="_Toc197605951"/>
      <w:r w:rsidRPr="00EB5A61">
        <w:lastRenderedPageBreak/>
        <w:t>TABLE OF CONTENTS</w:t>
      </w:r>
      <w:bookmarkEnd w:id="13"/>
      <w:bookmarkEnd w:id="14"/>
    </w:p>
    <w:sdt>
      <w:sdtPr>
        <w:rPr>
          <w:rFonts w:ascii="Times New Roman" w:eastAsiaTheme="minorHAnsi" w:hAnsi="Times New Roman" w:cstheme="minorBidi"/>
          <w:color w:val="auto"/>
          <w:sz w:val="24"/>
          <w:szCs w:val="22"/>
          <w:lang w:val="en-IN"/>
        </w:rPr>
        <w:id w:val="1471635684"/>
        <w:docPartObj>
          <w:docPartGallery w:val="Table of Contents"/>
          <w:docPartUnique/>
        </w:docPartObj>
      </w:sdtPr>
      <w:sdtEndPr>
        <w:rPr>
          <w:b/>
          <w:bCs/>
          <w:noProof/>
        </w:rPr>
      </w:sdtEndPr>
      <w:sdtContent>
        <w:p w14:paraId="2DA9472B" w14:textId="505C504E" w:rsidR="00874852" w:rsidRDefault="00874852">
          <w:pPr>
            <w:pStyle w:val="TOCHeading"/>
          </w:pPr>
        </w:p>
        <w:p w14:paraId="0BF56D9F" w14:textId="2C0C8B4A" w:rsidR="00461ED8" w:rsidRDefault="00874852">
          <w:pPr>
            <w:pStyle w:val="TOC1"/>
            <w:tabs>
              <w:tab w:val="right" w:leader="dot" w:pos="10054"/>
            </w:tabs>
            <w:rPr>
              <w:rFonts w:asciiTheme="minorHAnsi" w:hAnsiTheme="minorHAnsi" w:cstheme="minorBidi"/>
              <w:b w:val="0"/>
              <w:noProof/>
              <w:kern w:val="2"/>
              <w:szCs w:val="24"/>
              <w:lang w:val="en-IN" w:eastAsia="en-IN"/>
              <w14:ligatures w14:val="standardContextual"/>
            </w:rPr>
          </w:pPr>
          <w:r>
            <w:fldChar w:fldCharType="begin"/>
          </w:r>
          <w:r>
            <w:instrText xml:space="preserve"> TOC \o "1-3" \h \z \u </w:instrText>
          </w:r>
          <w:r>
            <w:fldChar w:fldCharType="separate"/>
          </w:r>
          <w:hyperlink w:anchor="_Toc197605944" w:history="1">
            <w:r w:rsidR="00461ED8" w:rsidRPr="00A45FBF">
              <w:rPr>
                <w:rStyle w:val="Hyperlink"/>
                <w:noProof/>
              </w:rPr>
              <w:t>DECLARATION</w:t>
            </w:r>
            <w:r w:rsidR="00461ED8">
              <w:rPr>
                <w:noProof/>
                <w:webHidden/>
              </w:rPr>
              <w:tab/>
            </w:r>
            <w:r w:rsidR="00461ED8">
              <w:rPr>
                <w:noProof/>
                <w:webHidden/>
              </w:rPr>
              <w:fldChar w:fldCharType="begin"/>
            </w:r>
            <w:r w:rsidR="00461ED8">
              <w:rPr>
                <w:noProof/>
                <w:webHidden/>
              </w:rPr>
              <w:instrText xml:space="preserve"> PAGEREF _Toc197605944 \h </w:instrText>
            </w:r>
            <w:r w:rsidR="00461ED8">
              <w:rPr>
                <w:noProof/>
                <w:webHidden/>
              </w:rPr>
            </w:r>
            <w:r w:rsidR="00461ED8">
              <w:rPr>
                <w:noProof/>
                <w:webHidden/>
              </w:rPr>
              <w:fldChar w:fldCharType="separate"/>
            </w:r>
            <w:r w:rsidR="008E2B32">
              <w:rPr>
                <w:noProof/>
                <w:webHidden/>
              </w:rPr>
              <w:t>II</w:t>
            </w:r>
            <w:r w:rsidR="00461ED8">
              <w:rPr>
                <w:noProof/>
                <w:webHidden/>
              </w:rPr>
              <w:fldChar w:fldCharType="end"/>
            </w:r>
          </w:hyperlink>
        </w:p>
        <w:p w14:paraId="617B1DFD" w14:textId="0938B454"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45" w:history="1">
            <w:r w:rsidRPr="00A45FBF">
              <w:rPr>
                <w:rStyle w:val="Hyperlink"/>
                <w:noProof/>
              </w:rPr>
              <w:t>CERTIFICATE</w:t>
            </w:r>
            <w:r>
              <w:rPr>
                <w:noProof/>
                <w:webHidden/>
              </w:rPr>
              <w:tab/>
            </w:r>
            <w:r>
              <w:rPr>
                <w:noProof/>
                <w:webHidden/>
              </w:rPr>
              <w:fldChar w:fldCharType="begin"/>
            </w:r>
            <w:r>
              <w:rPr>
                <w:noProof/>
                <w:webHidden/>
              </w:rPr>
              <w:instrText xml:space="preserve"> PAGEREF _Toc197605945 \h </w:instrText>
            </w:r>
            <w:r>
              <w:rPr>
                <w:noProof/>
                <w:webHidden/>
              </w:rPr>
            </w:r>
            <w:r>
              <w:rPr>
                <w:noProof/>
                <w:webHidden/>
              </w:rPr>
              <w:fldChar w:fldCharType="separate"/>
            </w:r>
            <w:r w:rsidR="008E2B32">
              <w:rPr>
                <w:noProof/>
                <w:webHidden/>
              </w:rPr>
              <w:t>III</w:t>
            </w:r>
            <w:r>
              <w:rPr>
                <w:noProof/>
                <w:webHidden/>
              </w:rPr>
              <w:fldChar w:fldCharType="end"/>
            </w:r>
          </w:hyperlink>
        </w:p>
        <w:p w14:paraId="4B3A59B6" w14:textId="1BDDECB9"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46" w:history="1">
            <w:r w:rsidRPr="00A45FBF">
              <w:rPr>
                <w:rStyle w:val="Hyperlink"/>
                <w:noProof/>
              </w:rPr>
              <w:t>ACKNOWLEDGEMENTS</w:t>
            </w:r>
            <w:r>
              <w:rPr>
                <w:noProof/>
                <w:webHidden/>
              </w:rPr>
              <w:tab/>
            </w:r>
            <w:r>
              <w:rPr>
                <w:noProof/>
                <w:webHidden/>
              </w:rPr>
              <w:fldChar w:fldCharType="begin"/>
            </w:r>
            <w:r>
              <w:rPr>
                <w:noProof/>
                <w:webHidden/>
              </w:rPr>
              <w:instrText xml:space="preserve"> PAGEREF _Toc197605946 \h </w:instrText>
            </w:r>
            <w:r>
              <w:rPr>
                <w:noProof/>
                <w:webHidden/>
              </w:rPr>
            </w:r>
            <w:r>
              <w:rPr>
                <w:noProof/>
                <w:webHidden/>
              </w:rPr>
              <w:fldChar w:fldCharType="separate"/>
            </w:r>
            <w:r w:rsidR="008E2B32">
              <w:rPr>
                <w:noProof/>
                <w:webHidden/>
              </w:rPr>
              <w:t>IV</w:t>
            </w:r>
            <w:r>
              <w:rPr>
                <w:noProof/>
                <w:webHidden/>
              </w:rPr>
              <w:fldChar w:fldCharType="end"/>
            </w:r>
          </w:hyperlink>
        </w:p>
        <w:p w14:paraId="18907D0D" w14:textId="465587DE"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47" w:history="1">
            <w:r w:rsidRPr="00A45FBF">
              <w:rPr>
                <w:rStyle w:val="Hyperlink"/>
                <w:noProof/>
              </w:rPr>
              <w:t>ABSTRACT</w:t>
            </w:r>
            <w:r>
              <w:rPr>
                <w:noProof/>
                <w:webHidden/>
              </w:rPr>
              <w:tab/>
            </w:r>
            <w:r>
              <w:rPr>
                <w:noProof/>
                <w:webHidden/>
              </w:rPr>
              <w:fldChar w:fldCharType="begin"/>
            </w:r>
            <w:r>
              <w:rPr>
                <w:noProof/>
                <w:webHidden/>
              </w:rPr>
              <w:instrText xml:space="preserve"> PAGEREF _Toc197605947 \h </w:instrText>
            </w:r>
            <w:r>
              <w:rPr>
                <w:noProof/>
                <w:webHidden/>
              </w:rPr>
            </w:r>
            <w:r>
              <w:rPr>
                <w:noProof/>
                <w:webHidden/>
              </w:rPr>
              <w:fldChar w:fldCharType="separate"/>
            </w:r>
            <w:r w:rsidR="008E2B32">
              <w:rPr>
                <w:noProof/>
                <w:webHidden/>
              </w:rPr>
              <w:t>V</w:t>
            </w:r>
            <w:r>
              <w:rPr>
                <w:noProof/>
                <w:webHidden/>
              </w:rPr>
              <w:fldChar w:fldCharType="end"/>
            </w:r>
          </w:hyperlink>
        </w:p>
        <w:p w14:paraId="7A1A1EB5" w14:textId="677A50DC"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48" w:history="1">
            <w:r w:rsidRPr="00A45FBF">
              <w:rPr>
                <w:rStyle w:val="Hyperlink"/>
                <w:noProof/>
              </w:rPr>
              <w:t>LIST OF ABBREVIATIONS</w:t>
            </w:r>
            <w:r>
              <w:rPr>
                <w:noProof/>
                <w:webHidden/>
              </w:rPr>
              <w:tab/>
            </w:r>
            <w:r>
              <w:rPr>
                <w:noProof/>
                <w:webHidden/>
              </w:rPr>
              <w:fldChar w:fldCharType="begin"/>
            </w:r>
            <w:r>
              <w:rPr>
                <w:noProof/>
                <w:webHidden/>
              </w:rPr>
              <w:instrText xml:space="preserve"> PAGEREF _Toc197605948 \h </w:instrText>
            </w:r>
            <w:r>
              <w:rPr>
                <w:noProof/>
                <w:webHidden/>
              </w:rPr>
            </w:r>
            <w:r>
              <w:rPr>
                <w:noProof/>
                <w:webHidden/>
              </w:rPr>
              <w:fldChar w:fldCharType="separate"/>
            </w:r>
            <w:r w:rsidR="008E2B32">
              <w:rPr>
                <w:noProof/>
                <w:webHidden/>
              </w:rPr>
              <w:t>VI</w:t>
            </w:r>
            <w:r>
              <w:rPr>
                <w:noProof/>
                <w:webHidden/>
              </w:rPr>
              <w:fldChar w:fldCharType="end"/>
            </w:r>
          </w:hyperlink>
        </w:p>
        <w:p w14:paraId="5718EE6D" w14:textId="071E22C9"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49" w:history="1">
            <w:r w:rsidRPr="00A45FBF">
              <w:rPr>
                <w:rStyle w:val="Hyperlink"/>
                <w:noProof/>
              </w:rPr>
              <w:t>LIST OF TABLES</w:t>
            </w:r>
            <w:r>
              <w:rPr>
                <w:noProof/>
                <w:webHidden/>
              </w:rPr>
              <w:tab/>
            </w:r>
            <w:r>
              <w:rPr>
                <w:noProof/>
                <w:webHidden/>
              </w:rPr>
              <w:fldChar w:fldCharType="begin"/>
            </w:r>
            <w:r>
              <w:rPr>
                <w:noProof/>
                <w:webHidden/>
              </w:rPr>
              <w:instrText xml:space="preserve"> PAGEREF _Toc197605949 \h </w:instrText>
            </w:r>
            <w:r>
              <w:rPr>
                <w:noProof/>
                <w:webHidden/>
              </w:rPr>
            </w:r>
            <w:r>
              <w:rPr>
                <w:noProof/>
                <w:webHidden/>
              </w:rPr>
              <w:fldChar w:fldCharType="separate"/>
            </w:r>
            <w:r w:rsidR="008E2B32">
              <w:rPr>
                <w:noProof/>
                <w:webHidden/>
              </w:rPr>
              <w:t>VII</w:t>
            </w:r>
            <w:r>
              <w:rPr>
                <w:noProof/>
                <w:webHidden/>
              </w:rPr>
              <w:fldChar w:fldCharType="end"/>
            </w:r>
          </w:hyperlink>
        </w:p>
        <w:p w14:paraId="727FC25B" w14:textId="0B5FF5FF"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50" w:history="1">
            <w:r w:rsidRPr="00A45FBF">
              <w:rPr>
                <w:rStyle w:val="Hyperlink"/>
                <w:noProof/>
              </w:rPr>
              <w:t>LIST OF FIGURES</w:t>
            </w:r>
            <w:r>
              <w:rPr>
                <w:noProof/>
                <w:webHidden/>
              </w:rPr>
              <w:tab/>
            </w:r>
            <w:r>
              <w:rPr>
                <w:noProof/>
                <w:webHidden/>
              </w:rPr>
              <w:fldChar w:fldCharType="begin"/>
            </w:r>
            <w:r>
              <w:rPr>
                <w:noProof/>
                <w:webHidden/>
              </w:rPr>
              <w:instrText xml:space="preserve"> PAGEREF _Toc197605950 \h </w:instrText>
            </w:r>
            <w:r>
              <w:rPr>
                <w:noProof/>
                <w:webHidden/>
              </w:rPr>
            </w:r>
            <w:r>
              <w:rPr>
                <w:noProof/>
                <w:webHidden/>
              </w:rPr>
              <w:fldChar w:fldCharType="separate"/>
            </w:r>
            <w:r w:rsidR="008E2B32">
              <w:rPr>
                <w:noProof/>
                <w:webHidden/>
              </w:rPr>
              <w:t>VIII</w:t>
            </w:r>
            <w:r>
              <w:rPr>
                <w:noProof/>
                <w:webHidden/>
              </w:rPr>
              <w:fldChar w:fldCharType="end"/>
            </w:r>
          </w:hyperlink>
        </w:p>
        <w:p w14:paraId="2A501971" w14:textId="1FC063F7"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51" w:history="1">
            <w:r w:rsidRPr="00A45FBF">
              <w:rPr>
                <w:rStyle w:val="Hyperlink"/>
                <w:noProof/>
              </w:rPr>
              <w:t>TABLE OF CONTENTS</w:t>
            </w:r>
            <w:r>
              <w:rPr>
                <w:noProof/>
                <w:webHidden/>
              </w:rPr>
              <w:tab/>
            </w:r>
            <w:r>
              <w:rPr>
                <w:noProof/>
                <w:webHidden/>
              </w:rPr>
              <w:fldChar w:fldCharType="begin"/>
            </w:r>
            <w:r>
              <w:rPr>
                <w:noProof/>
                <w:webHidden/>
              </w:rPr>
              <w:instrText xml:space="preserve"> PAGEREF _Toc197605951 \h </w:instrText>
            </w:r>
            <w:r>
              <w:rPr>
                <w:noProof/>
                <w:webHidden/>
              </w:rPr>
            </w:r>
            <w:r>
              <w:rPr>
                <w:noProof/>
                <w:webHidden/>
              </w:rPr>
              <w:fldChar w:fldCharType="separate"/>
            </w:r>
            <w:r w:rsidR="008E2B32">
              <w:rPr>
                <w:noProof/>
                <w:webHidden/>
              </w:rPr>
              <w:t>IX</w:t>
            </w:r>
            <w:r>
              <w:rPr>
                <w:noProof/>
                <w:webHidden/>
              </w:rPr>
              <w:fldChar w:fldCharType="end"/>
            </w:r>
          </w:hyperlink>
        </w:p>
        <w:p w14:paraId="5DECCB9B" w14:textId="31C3754E"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52" w:history="1">
            <w:r w:rsidRPr="00A45FBF">
              <w:rPr>
                <w:rStyle w:val="Hyperlink"/>
                <w:noProof/>
              </w:rPr>
              <w:t>1.</w:t>
            </w:r>
            <w:r>
              <w:rPr>
                <w:rFonts w:asciiTheme="minorHAnsi" w:hAnsiTheme="minorHAnsi" w:cstheme="minorBidi"/>
                <w:b w:val="0"/>
                <w:noProof/>
                <w:kern w:val="2"/>
                <w:szCs w:val="24"/>
                <w:lang w:val="en-IN" w:eastAsia="en-IN"/>
                <w14:ligatures w14:val="standardContextual"/>
              </w:rPr>
              <w:tab/>
            </w:r>
            <w:r w:rsidRPr="00A45FBF">
              <w:rPr>
                <w:rStyle w:val="Hyperlink"/>
                <w:noProof/>
              </w:rPr>
              <w:t>INTRODUCTION</w:t>
            </w:r>
            <w:r>
              <w:rPr>
                <w:noProof/>
                <w:webHidden/>
              </w:rPr>
              <w:tab/>
            </w:r>
            <w:r>
              <w:rPr>
                <w:noProof/>
                <w:webHidden/>
              </w:rPr>
              <w:fldChar w:fldCharType="begin"/>
            </w:r>
            <w:r>
              <w:rPr>
                <w:noProof/>
                <w:webHidden/>
              </w:rPr>
              <w:instrText xml:space="preserve"> PAGEREF _Toc197605952 \h </w:instrText>
            </w:r>
            <w:r>
              <w:rPr>
                <w:noProof/>
                <w:webHidden/>
              </w:rPr>
            </w:r>
            <w:r>
              <w:rPr>
                <w:noProof/>
                <w:webHidden/>
              </w:rPr>
              <w:fldChar w:fldCharType="separate"/>
            </w:r>
            <w:r w:rsidR="008E2B32">
              <w:rPr>
                <w:noProof/>
                <w:webHidden/>
              </w:rPr>
              <w:t>1</w:t>
            </w:r>
            <w:r>
              <w:rPr>
                <w:noProof/>
                <w:webHidden/>
              </w:rPr>
              <w:fldChar w:fldCharType="end"/>
            </w:r>
          </w:hyperlink>
        </w:p>
        <w:p w14:paraId="604BE50E" w14:textId="4234D050" w:rsidR="00461ED8" w:rsidRDefault="00461ED8">
          <w:pPr>
            <w:pStyle w:val="TOC2"/>
            <w:rPr>
              <w:rFonts w:asciiTheme="minorHAnsi" w:hAnsiTheme="minorHAnsi" w:cstheme="minorBidi"/>
              <w:noProof/>
              <w:kern w:val="2"/>
              <w:szCs w:val="24"/>
              <w:lang w:val="en-IN" w:eastAsia="en-IN"/>
              <w14:ligatures w14:val="standardContextual"/>
            </w:rPr>
          </w:pPr>
          <w:hyperlink w:anchor="_Toc197605953" w:history="1">
            <w:r w:rsidRPr="00A45FBF">
              <w:rPr>
                <w:rStyle w:val="Hyperlink"/>
                <w:noProof/>
              </w:rPr>
              <w:t>1.1</w:t>
            </w:r>
            <w:r>
              <w:rPr>
                <w:rFonts w:asciiTheme="minorHAnsi" w:hAnsiTheme="minorHAnsi" w:cstheme="minorBidi"/>
                <w:noProof/>
                <w:kern w:val="2"/>
                <w:szCs w:val="24"/>
                <w:lang w:val="en-IN" w:eastAsia="en-IN"/>
                <w14:ligatures w14:val="standardContextual"/>
              </w:rPr>
              <w:tab/>
            </w:r>
            <w:r w:rsidRPr="00A45FBF">
              <w:rPr>
                <w:rStyle w:val="Hyperlink"/>
                <w:noProof/>
              </w:rPr>
              <w:t>Motivation</w:t>
            </w:r>
            <w:r>
              <w:rPr>
                <w:noProof/>
                <w:webHidden/>
              </w:rPr>
              <w:tab/>
            </w:r>
            <w:r>
              <w:rPr>
                <w:noProof/>
                <w:webHidden/>
              </w:rPr>
              <w:fldChar w:fldCharType="begin"/>
            </w:r>
            <w:r>
              <w:rPr>
                <w:noProof/>
                <w:webHidden/>
              </w:rPr>
              <w:instrText xml:space="preserve"> PAGEREF _Toc197605953 \h </w:instrText>
            </w:r>
            <w:r>
              <w:rPr>
                <w:noProof/>
                <w:webHidden/>
              </w:rPr>
            </w:r>
            <w:r>
              <w:rPr>
                <w:noProof/>
                <w:webHidden/>
              </w:rPr>
              <w:fldChar w:fldCharType="separate"/>
            </w:r>
            <w:r w:rsidR="008E2B32">
              <w:rPr>
                <w:noProof/>
                <w:webHidden/>
              </w:rPr>
              <w:t>1</w:t>
            </w:r>
            <w:r>
              <w:rPr>
                <w:noProof/>
                <w:webHidden/>
              </w:rPr>
              <w:fldChar w:fldCharType="end"/>
            </w:r>
          </w:hyperlink>
        </w:p>
        <w:p w14:paraId="5A9F2B91" w14:textId="4C5C7973" w:rsidR="00461ED8" w:rsidRDefault="00461ED8">
          <w:pPr>
            <w:pStyle w:val="TOC2"/>
            <w:rPr>
              <w:rFonts w:asciiTheme="minorHAnsi" w:hAnsiTheme="minorHAnsi" w:cstheme="minorBidi"/>
              <w:noProof/>
              <w:kern w:val="2"/>
              <w:szCs w:val="24"/>
              <w:lang w:val="en-IN" w:eastAsia="en-IN"/>
              <w14:ligatures w14:val="standardContextual"/>
            </w:rPr>
          </w:pPr>
          <w:hyperlink w:anchor="_Toc197605954" w:history="1">
            <w:r w:rsidRPr="00A45FBF">
              <w:rPr>
                <w:rStyle w:val="Hyperlink"/>
                <w:noProof/>
              </w:rPr>
              <w:t>1.2</w:t>
            </w:r>
            <w:r>
              <w:rPr>
                <w:rFonts w:asciiTheme="minorHAnsi" w:hAnsiTheme="minorHAnsi" w:cstheme="minorBidi"/>
                <w:noProof/>
                <w:kern w:val="2"/>
                <w:szCs w:val="24"/>
                <w:lang w:val="en-IN" w:eastAsia="en-IN"/>
                <w14:ligatures w14:val="standardContextual"/>
              </w:rPr>
              <w:tab/>
            </w:r>
            <w:r w:rsidRPr="00A45FBF">
              <w:rPr>
                <w:rStyle w:val="Hyperlink"/>
                <w:noProof/>
              </w:rPr>
              <w:t>Scope of Project</w:t>
            </w:r>
            <w:r>
              <w:rPr>
                <w:noProof/>
                <w:webHidden/>
              </w:rPr>
              <w:tab/>
            </w:r>
            <w:r>
              <w:rPr>
                <w:noProof/>
                <w:webHidden/>
              </w:rPr>
              <w:fldChar w:fldCharType="begin"/>
            </w:r>
            <w:r>
              <w:rPr>
                <w:noProof/>
                <w:webHidden/>
              </w:rPr>
              <w:instrText xml:space="preserve"> PAGEREF _Toc197605954 \h </w:instrText>
            </w:r>
            <w:r>
              <w:rPr>
                <w:noProof/>
                <w:webHidden/>
              </w:rPr>
            </w:r>
            <w:r>
              <w:rPr>
                <w:noProof/>
                <w:webHidden/>
              </w:rPr>
              <w:fldChar w:fldCharType="separate"/>
            </w:r>
            <w:r w:rsidR="008E2B32">
              <w:rPr>
                <w:noProof/>
                <w:webHidden/>
              </w:rPr>
              <w:t>2</w:t>
            </w:r>
            <w:r>
              <w:rPr>
                <w:noProof/>
                <w:webHidden/>
              </w:rPr>
              <w:fldChar w:fldCharType="end"/>
            </w:r>
          </w:hyperlink>
        </w:p>
        <w:p w14:paraId="27573F95" w14:textId="70507C57" w:rsidR="00461ED8" w:rsidRDefault="00461ED8">
          <w:pPr>
            <w:pStyle w:val="TOC2"/>
            <w:rPr>
              <w:rFonts w:asciiTheme="minorHAnsi" w:hAnsiTheme="minorHAnsi" w:cstheme="minorBidi"/>
              <w:noProof/>
              <w:kern w:val="2"/>
              <w:szCs w:val="24"/>
              <w:lang w:val="en-IN" w:eastAsia="en-IN"/>
              <w14:ligatures w14:val="standardContextual"/>
            </w:rPr>
          </w:pPr>
          <w:hyperlink w:anchor="_Toc197605955" w:history="1">
            <w:r w:rsidRPr="00A45FBF">
              <w:rPr>
                <w:rStyle w:val="Hyperlink"/>
                <w:noProof/>
              </w:rPr>
              <w:t>1.3</w:t>
            </w:r>
            <w:r>
              <w:rPr>
                <w:rFonts w:asciiTheme="minorHAnsi" w:hAnsiTheme="minorHAnsi" w:cstheme="minorBidi"/>
                <w:noProof/>
                <w:kern w:val="2"/>
                <w:szCs w:val="24"/>
                <w:lang w:val="en-IN" w:eastAsia="en-IN"/>
                <w14:ligatures w14:val="standardContextual"/>
              </w:rPr>
              <w:tab/>
            </w:r>
            <w:r w:rsidRPr="00A45FBF">
              <w:rPr>
                <w:rStyle w:val="Hyperlink"/>
                <w:noProof/>
              </w:rPr>
              <w:t>Organization of report</w:t>
            </w:r>
            <w:r>
              <w:rPr>
                <w:noProof/>
                <w:webHidden/>
              </w:rPr>
              <w:tab/>
            </w:r>
            <w:r>
              <w:rPr>
                <w:noProof/>
                <w:webHidden/>
              </w:rPr>
              <w:fldChar w:fldCharType="begin"/>
            </w:r>
            <w:r>
              <w:rPr>
                <w:noProof/>
                <w:webHidden/>
              </w:rPr>
              <w:instrText xml:space="preserve"> PAGEREF _Toc197605955 \h </w:instrText>
            </w:r>
            <w:r>
              <w:rPr>
                <w:noProof/>
                <w:webHidden/>
              </w:rPr>
            </w:r>
            <w:r>
              <w:rPr>
                <w:noProof/>
                <w:webHidden/>
              </w:rPr>
              <w:fldChar w:fldCharType="separate"/>
            </w:r>
            <w:r w:rsidR="008E2B32">
              <w:rPr>
                <w:noProof/>
                <w:webHidden/>
              </w:rPr>
              <w:t>3</w:t>
            </w:r>
            <w:r>
              <w:rPr>
                <w:noProof/>
                <w:webHidden/>
              </w:rPr>
              <w:fldChar w:fldCharType="end"/>
            </w:r>
          </w:hyperlink>
        </w:p>
        <w:p w14:paraId="592EEBCD" w14:textId="6CB7DA58"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56" w:history="1">
            <w:r w:rsidRPr="00A45FBF">
              <w:rPr>
                <w:rStyle w:val="Hyperlink"/>
                <w:noProof/>
              </w:rPr>
              <w:t>2.</w:t>
            </w:r>
            <w:r>
              <w:rPr>
                <w:rFonts w:asciiTheme="minorHAnsi" w:hAnsiTheme="minorHAnsi" w:cstheme="minorBidi"/>
                <w:b w:val="0"/>
                <w:noProof/>
                <w:kern w:val="2"/>
                <w:szCs w:val="24"/>
                <w:lang w:val="en-IN" w:eastAsia="en-IN"/>
                <w14:ligatures w14:val="standardContextual"/>
              </w:rPr>
              <w:tab/>
            </w:r>
            <w:r w:rsidRPr="00A45FBF">
              <w:rPr>
                <w:rStyle w:val="Hyperlink"/>
                <w:noProof/>
              </w:rPr>
              <w:t>THEORETICAL BACKGROUND AND LITERATURE SURVEY</w:t>
            </w:r>
            <w:r>
              <w:rPr>
                <w:noProof/>
                <w:webHidden/>
              </w:rPr>
              <w:tab/>
            </w:r>
            <w:r>
              <w:rPr>
                <w:noProof/>
                <w:webHidden/>
              </w:rPr>
              <w:fldChar w:fldCharType="begin"/>
            </w:r>
            <w:r>
              <w:rPr>
                <w:noProof/>
                <w:webHidden/>
              </w:rPr>
              <w:instrText xml:space="preserve"> PAGEREF _Toc197605956 \h </w:instrText>
            </w:r>
            <w:r>
              <w:rPr>
                <w:noProof/>
                <w:webHidden/>
              </w:rPr>
            </w:r>
            <w:r>
              <w:rPr>
                <w:noProof/>
                <w:webHidden/>
              </w:rPr>
              <w:fldChar w:fldCharType="separate"/>
            </w:r>
            <w:r w:rsidR="008E2B32">
              <w:rPr>
                <w:noProof/>
                <w:webHidden/>
              </w:rPr>
              <w:t>4</w:t>
            </w:r>
            <w:r>
              <w:rPr>
                <w:noProof/>
                <w:webHidden/>
              </w:rPr>
              <w:fldChar w:fldCharType="end"/>
            </w:r>
          </w:hyperlink>
        </w:p>
        <w:p w14:paraId="78190BE8" w14:textId="138A749A" w:rsidR="00461ED8" w:rsidRDefault="00461ED8">
          <w:pPr>
            <w:pStyle w:val="TOC2"/>
            <w:rPr>
              <w:rFonts w:asciiTheme="minorHAnsi" w:hAnsiTheme="minorHAnsi" w:cstheme="minorBidi"/>
              <w:noProof/>
              <w:kern w:val="2"/>
              <w:szCs w:val="24"/>
              <w:lang w:val="en-IN" w:eastAsia="en-IN"/>
              <w14:ligatures w14:val="standardContextual"/>
            </w:rPr>
          </w:pPr>
          <w:hyperlink w:anchor="_Toc197605957" w:history="1">
            <w:r w:rsidRPr="00A45FBF">
              <w:rPr>
                <w:rStyle w:val="Hyperlink"/>
                <w:noProof/>
              </w:rPr>
              <w:t>2.1</w:t>
            </w:r>
            <w:r>
              <w:rPr>
                <w:rFonts w:asciiTheme="minorHAnsi" w:hAnsiTheme="minorHAnsi" w:cstheme="minorBidi"/>
                <w:noProof/>
                <w:kern w:val="2"/>
                <w:szCs w:val="24"/>
                <w:lang w:val="en-IN" w:eastAsia="en-IN"/>
                <w14:ligatures w14:val="standardContextual"/>
              </w:rPr>
              <w:tab/>
            </w:r>
            <w:r w:rsidRPr="00A45FBF">
              <w:rPr>
                <w:rStyle w:val="Hyperlink"/>
                <w:noProof/>
              </w:rPr>
              <w:t>Comparative Analysis of Existing Schemes</w:t>
            </w:r>
            <w:r>
              <w:rPr>
                <w:noProof/>
                <w:webHidden/>
              </w:rPr>
              <w:tab/>
            </w:r>
            <w:r>
              <w:rPr>
                <w:noProof/>
                <w:webHidden/>
              </w:rPr>
              <w:fldChar w:fldCharType="begin"/>
            </w:r>
            <w:r>
              <w:rPr>
                <w:noProof/>
                <w:webHidden/>
              </w:rPr>
              <w:instrText xml:space="preserve"> PAGEREF _Toc197605957 \h </w:instrText>
            </w:r>
            <w:r>
              <w:rPr>
                <w:noProof/>
                <w:webHidden/>
              </w:rPr>
            </w:r>
            <w:r>
              <w:rPr>
                <w:noProof/>
                <w:webHidden/>
              </w:rPr>
              <w:fldChar w:fldCharType="separate"/>
            </w:r>
            <w:r w:rsidR="008E2B32">
              <w:rPr>
                <w:noProof/>
                <w:webHidden/>
              </w:rPr>
              <w:t>4</w:t>
            </w:r>
            <w:r>
              <w:rPr>
                <w:noProof/>
                <w:webHidden/>
              </w:rPr>
              <w:fldChar w:fldCharType="end"/>
            </w:r>
          </w:hyperlink>
        </w:p>
        <w:p w14:paraId="73EACDD2" w14:textId="62587BE5" w:rsidR="00461ED8" w:rsidRDefault="00461ED8">
          <w:pPr>
            <w:pStyle w:val="TOC2"/>
            <w:rPr>
              <w:rFonts w:asciiTheme="minorHAnsi" w:hAnsiTheme="minorHAnsi" w:cstheme="minorBidi"/>
              <w:noProof/>
              <w:kern w:val="2"/>
              <w:szCs w:val="24"/>
              <w:lang w:val="en-IN" w:eastAsia="en-IN"/>
              <w14:ligatures w14:val="standardContextual"/>
            </w:rPr>
          </w:pPr>
          <w:hyperlink w:anchor="_Toc197605958" w:history="1">
            <w:r w:rsidRPr="00A45FBF">
              <w:rPr>
                <w:rStyle w:val="Hyperlink"/>
                <w:noProof/>
              </w:rPr>
              <w:t>2.2</w:t>
            </w:r>
            <w:r>
              <w:rPr>
                <w:rFonts w:asciiTheme="minorHAnsi" w:hAnsiTheme="minorHAnsi" w:cstheme="minorBidi"/>
                <w:noProof/>
                <w:kern w:val="2"/>
                <w:szCs w:val="24"/>
                <w:lang w:val="en-IN" w:eastAsia="en-IN"/>
                <w14:ligatures w14:val="standardContextual"/>
              </w:rPr>
              <w:tab/>
            </w:r>
            <w:r w:rsidRPr="00A45FBF">
              <w:rPr>
                <w:rStyle w:val="Hyperlink"/>
                <w:noProof/>
              </w:rPr>
              <w:t>Research Findings</w:t>
            </w:r>
            <w:r>
              <w:rPr>
                <w:noProof/>
                <w:webHidden/>
              </w:rPr>
              <w:tab/>
            </w:r>
            <w:r>
              <w:rPr>
                <w:noProof/>
                <w:webHidden/>
              </w:rPr>
              <w:fldChar w:fldCharType="begin"/>
            </w:r>
            <w:r>
              <w:rPr>
                <w:noProof/>
                <w:webHidden/>
              </w:rPr>
              <w:instrText xml:space="preserve"> PAGEREF _Toc197605958 \h </w:instrText>
            </w:r>
            <w:r>
              <w:rPr>
                <w:noProof/>
                <w:webHidden/>
              </w:rPr>
            </w:r>
            <w:r>
              <w:rPr>
                <w:noProof/>
                <w:webHidden/>
              </w:rPr>
              <w:fldChar w:fldCharType="separate"/>
            </w:r>
            <w:r w:rsidR="008E2B32">
              <w:rPr>
                <w:noProof/>
                <w:webHidden/>
              </w:rPr>
              <w:t>5</w:t>
            </w:r>
            <w:r>
              <w:rPr>
                <w:noProof/>
                <w:webHidden/>
              </w:rPr>
              <w:fldChar w:fldCharType="end"/>
            </w:r>
          </w:hyperlink>
        </w:p>
        <w:p w14:paraId="11E6EBF3" w14:textId="4EA2EAFF"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59" w:history="1">
            <w:r w:rsidRPr="00A45FBF">
              <w:rPr>
                <w:rStyle w:val="Hyperlink"/>
                <w:noProof/>
              </w:rPr>
              <w:t>3.</w:t>
            </w:r>
            <w:r>
              <w:rPr>
                <w:rFonts w:asciiTheme="minorHAnsi" w:hAnsiTheme="minorHAnsi" w:cstheme="minorBidi"/>
                <w:b w:val="0"/>
                <w:noProof/>
                <w:kern w:val="2"/>
                <w:szCs w:val="24"/>
                <w:lang w:val="en-IN" w:eastAsia="en-IN"/>
                <w14:ligatures w14:val="standardContextual"/>
              </w:rPr>
              <w:tab/>
            </w:r>
            <w:r w:rsidRPr="00A45FBF">
              <w:rPr>
                <w:rStyle w:val="Hyperlink"/>
                <w:noProof/>
              </w:rPr>
              <w:t>THE PROPOSED MODEL AND IMPLEMENTATION STRATEGY</w:t>
            </w:r>
            <w:r>
              <w:rPr>
                <w:noProof/>
                <w:webHidden/>
              </w:rPr>
              <w:tab/>
            </w:r>
            <w:r>
              <w:rPr>
                <w:noProof/>
                <w:webHidden/>
              </w:rPr>
              <w:fldChar w:fldCharType="begin"/>
            </w:r>
            <w:r>
              <w:rPr>
                <w:noProof/>
                <w:webHidden/>
              </w:rPr>
              <w:instrText xml:space="preserve"> PAGEREF _Toc197605959 \h </w:instrText>
            </w:r>
            <w:r>
              <w:rPr>
                <w:noProof/>
                <w:webHidden/>
              </w:rPr>
            </w:r>
            <w:r>
              <w:rPr>
                <w:noProof/>
                <w:webHidden/>
              </w:rPr>
              <w:fldChar w:fldCharType="separate"/>
            </w:r>
            <w:r w:rsidR="008E2B32">
              <w:rPr>
                <w:noProof/>
                <w:webHidden/>
              </w:rPr>
              <w:t>7</w:t>
            </w:r>
            <w:r>
              <w:rPr>
                <w:noProof/>
                <w:webHidden/>
              </w:rPr>
              <w:fldChar w:fldCharType="end"/>
            </w:r>
          </w:hyperlink>
        </w:p>
        <w:p w14:paraId="62F68A17" w14:textId="2A8131F6" w:rsidR="00461ED8" w:rsidRDefault="00461ED8">
          <w:pPr>
            <w:pStyle w:val="TOC2"/>
            <w:rPr>
              <w:rFonts w:asciiTheme="minorHAnsi" w:hAnsiTheme="minorHAnsi" w:cstheme="minorBidi"/>
              <w:noProof/>
              <w:kern w:val="2"/>
              <w:szCs w:val="24"/>
              <w:lang w:val="en-IN" w:eastAsia="en-IN"/>
              <w14:ligatures w14:val="standardContextual"/>
            </w:rPr>
          </w:pPr>
          <w:hyperlink w:anchor="_Toc197605960" w:history="1">
            <w:r w:rsidRPr="00A45FBF">
              <w:rPr>
                <w:rStyle w:val="Hyperlink"/>
                <w:noProof/>
              </w:rPr>
              <w:t>3.1</w:t>
            </w:r>
            <w:r>
              <w:rPr>
                <w:rFonts w:asciiTheme="minorHAnsi" w:hAnsiTheme="minorHAnsi" w:cstheme="minorBidi"/>
                <w:noProof/>
                <w:kern w:val="2"/>
                <w:szCs w:val="24"/>
                <w:lang w:val="en-IN" w:eastAsia="en-IN"/>
                <w14:ligatures w14:val="standardContextual"/>
              </w:rPr>
              <w:tab/>
            </w:r>
            <w:r w:rsidRPr="00A45FBF">
              <w:rPr>
                <w:rStyle w:val="Hyperlink"/>
                <w:noProof/>
              </w:rPr>
              <w:t>The Problem Statement (Revisited)</w:t>
            </w:r>
            <w:r>
              <w:rPr>
                <w:noProof/>
                <w:webHidden/>
              </w:rPr>
              <w:tab/>
            </w:r>
            <w:r>
              <w:rPr>
                <w:noProof/>
                <w:webHidden/>
              </w:rPr>
              <w:fldChar w:fldCharType="begin"/>
            </w:r>
            <w:r>
              <w:rPr>
                <w:noProof/>
                <w:webHidden/>
              </w:rPr>
              <w:instrText xml:space="preserve"> PAGEREF _Toc197605960 \h </w:instrText>
            </w:r>
            <w:r>
              <w:rPr>
                <w:noProof/>
                <w:webHidden/>
              </w:rPr>
            </w:r>
            <w:r>
              <w:rPr>
                <w:noProof/>
                <w:webHidden/>
              </w:rPr>
              <w:fldChar w:fldCharType="separate"/>
            </w:r>
            <w:r w:rsidR="008E2B32">
              <w:rPr>
                <w:noProof/>
                <w:webHidden/>
              </w:rPr>
              <w:t>7</w:t>
            </w:r>
            <w:r>
              <w:rPr>
                <w:noProof/>
                <w:webHidden/>
              </w:rPr>
              <w:fldChar w:fldCharType="end"/>
            </w:r>
          </w:hyperlink>
        </w:p>
        <w:p w14:paraId="271C72C4" w14:textId="2A8F1216" w:rsidR="00461ED8" w:rsidRDefault="00461ED8">
          <w:pPr>
            <w:pStyle w:val="TOC2"/>
            <w:rPr>
              <w:rFonts w:asciiTheme="minorHAnsi" w:hAnsiTheme="minorHAnsi" w:cstheme="minorBidi"/>
              <w:noProof/>
              <w:kern w:val="2"/>
              <w:szCs w:val="24"/>
              <w:lang w:val="en-IN" w:eastAsia="en-IN"/>
              <w14:ligatures w14:val="standardContextual"/>
            </w:rPr>
          </w:pPr>
          <w:hyperlink w:anchor="_Toc197605961" w:history="1">
            <w:r w:rsidRPr="00A45FBF">
              <w:rPr>
                <w:rStyle w:val="Hyperlink"/>
                <w:noProof/>
              </w:rPr>
              <w:t>3.2</w:t>
            </w:r>
            <w:r>
              <w:rPr>
                <w:rFonts w:asciiTheme="minorHAnsi" w:hAnsiTheme="minorHAnsi" w:cstheme="minorBidi"/>
                <w:noProof/>
                <w:kern w:val="2"/>
                <w:szCs w:val="24"/>
                <w:lang w:val="en-IN" w:eastAsia="en-IN"/>
                <w14:ligatures w14:val="standardContextual"/>
              </w:rPr>
              <w:tab/>
            </w:r>
            <w:r w:rsidRPr="00A45FBF">
              <w:rPr>
                <w:rStyle w:val="Hyperlink"/>
                <w:noProof/>
              </w:rPr>
              <w:t>The System Model</w:t>
            </w:r>
            <w:r>
              <w:rPr>
                <w:noProof/>
                <w:webHidden/>
              </w:rPr>
              <w:tab/>
            </w:r>
            <w:r>
              <w:rPr>
                <w:noProof/>
                <w:webHidden/>
              </w:rPr>
              <w:fldChar w:fldCharType="begin"/>
            </w:r>
            <w:r>
              <w:rPr>
                <w:noProof/>
                <w:webHidden/>
              </w:rPr>
              <w:instrText xml:space="preserve"> PAGEREF _Toc197605961 \h </w:instrText>
            </w:r>
            <w:r>
              <w:rPr>
                <w:noProof/>
                <w:webHidden/>
              </w:rPr>
            </w:r>
            <w:r>
              <w:rPr>
                <w:noProof/>
                <w:webHidden/>
              </w:rPr>
              <w:fldChar w:fldCharType="separate"/>
            </w:r>
            <w:r w:rsidR="008E2B32">
              <w:rPr>
                <w:noProof/>
                <w:webHidden/>
              </w:rPr>
              <w:t>7</w:t>
            </w:r>
            <w:r>
              <w:rPr>
                <w:noProof/>
                <w:webHidden/>
              </w:rPr>
              <w:fldChar w:fldCharType="end"/>
            </w:r>
          </w:hyperlink>
        </w:p>
        <w:p w14:paraId="096B9DF3" w14:textId="4B8C6E0E" w:rsidR="00461ED8" w:rsidRDefault="00461ED8">
          <w:pPr>
            <w:pStyle w:val="TOC2"/>
            <w:rPr>
              <w:rFonts w:asciiTheme="minorHAnsi" w:hAnsiTheme="minorHAnsi" w:cstheme="minorBidi"/>
              <w:noProof/>
              <w:kern w:val="2"/>
              <w:szCs w:val="24"/>
              <w:lang w:val="en-IN" w:eastAsia="en-IN"/>
              <w14:ligatures w14:val="standardContextual"/>
            </w:rPr>
          </w:pPr>
          <w:hyperlink w:anchor="_Toc197605962" w:history="1">
            <w:r w:rsidRPr="00A45FBF">
              <w:rPr>
                <w:rStyle w:val="Hyperlink"/>
                <w:noProof/>
              </w:rPr>
              <w:t>3.3</w:t>
            </w:r>
            <w:r>
              <w:rPr>
                <w:rFonts w:asciiTheme="minorHAnsi" w:hAnsiTheme="minorHAnsi" w:cstheme="minorBidi"/>
                <w:noProof/>
                <w:kern w:val="2"/>
                <w:szCs w:val="24"/>
                <w:lang w:val="en-IN" w:eastAsia="en-IN"/>
                <w14:ligatures w14:val="standardContextual"/>
              </w:rPr>
              <w:tab/>
            </w:r>
            <w:r w:rsidRPr="00A45FBF">
              <w:rPr>
                <w:rStyle w:val="Hyperlink"/>
                <w:noProof/>
              </w:rPr>
              <w:t>Methodology</w:t>
            </w:r>
            <w:r>
              <w:rPr>
                <w:noProof/>
                <w:webHidden/>
              </w:rPr>
              <w:tab/>
            </w:r>
            <w:r>
              <w:rPr>
                <w:noProof/>
                <w:webHidden/>
              </w:rPr>
              <w:fldChar w:fldCharType="begin"/>
            </w:r>
            <w:r>
              <w:rPr>
                <w:noProof/>
                <w:webHidden/>
              </w:rPr>
              <w:instrText xml:space="preserve"> PAGEREF _Toc197605962 \h </w:instrText>
            </w:r>
            <w:r>
              <w:rPr>
                <w:noProof/>
                <w:webHidden/>
              </w:rPr>
            </w:r>
            <w:r>
              <w:rPr>
                <w:noProof/>
                <w:webHidden/>
              </w:rPr>
              <w:fldChar w:fldCharType="separate"/>
            </w:r>
            <w:r w:rsidR="008E2B32">
              <w:rPr>
                <w:noProof/>
                <w:webHidden/>
              </w:rPr>
              <w:t>9</w:t>
            </w:r>
            <w:r>
              <w:rPr>
                <w:noProof/>
                <w:webHidden/>
              </w:rPr>
              <w:fldChar w:fldCharType="end"/>
            </w:r>
          </w:hyperlink>
        </w:p>
        <w:p w14:paraId="00973777" w14:textId="377E63B8"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3" w:history="1">
            <w:r w:rsidRPr="00A45FBF">
              <w:rPr>
                <w:rStyle w:val="Hyperlink"/>
                <w:i/>
                <w:iCs/>
                <w:noProof/>
              </w:rPr>
              <w:t>1. Email Monitoring</w:t>
            </w:r>
            <w:r>
              <w:rPr>
                <w:noProof/>
                <w:webHidden/>
              </w:rPr>
              <w:tab/>
            </w:r>
            <w:r>
              <w:rPr>
                <w:noProof/>
                <w:webHidden/>
              </w:rPr>
              <w:fldChar w:fldCharType="begin"/>
            </w:r>
            <w:r>
              <w:rPr>
                <w:noProof/>
                <w:webHidden/>
              </w:rPr>
              <w:instrText xml:space="preserve"> PAGEREF _Toc197605963 \h </w:instrText>
            </w:r>
            <w:r>
              <w:rPr>
                <w:noProof/>
                <w:webHidden/>
              </w:rPr>
            </w:r>
            <w:r>
              <w:rPr>
                <w:noProof/>
                <w:webHidden/>
              </w:rPr>
              <w:fldChar w:fldCharType="separate"/>
            </w:r>
            <w:r w:rsidR="008E2B32">
              <w:rPr>
                <w:noProof/>
                <w:webHidden/>
              </w:rPr>
              <w:t>9</w:t>
            </w:r>
            <w:r>
              <w:rPr>
                <w:noProof/>
                <w:webHidden/>
              </w:rPr>
              <w:fldChar w:fldCharType="end"/>
            </w:r>
          </w:hyperlink>
        </w:p>
        <w:p w14:paraId="44378EF2" w14:textId="36C986E7"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4" w:history="1">
            <w:r w:rsidRPr="00A45FBF">
              <w:rPr>
                <w:rStyle w:val="Hyperlink"/>
                <w:i/>
                <w:iCs/>
                <w:noProof/>
              </w:rPr>
              <w:t>2. Static Rule-Based Threat Detection</w:t>
            </w:r>
            <w:r>
              <w:rPr>
                <w:noProof/>
                <w:webHidden/>
              </w:rPr>
              <w:tab/>
            </w:r>
            <w:r>
              <w:rPr>
                <w:noProof/>
                <w:webHidden/>
              </w:rPr>
              <w:fldChar w:fldCharType="begin"/>
            </w:r>
            <w:r>
              <w:rPr>
                <w:noProof/>
                <w:webHidden/>
              </w:rPr>
              <w:instrText xml:space="preserve"> PAGEREF _Toc197605964 \h </w:instrText>
            </w:r>
            <w:r>
              <w:rPr>
                <w:noProof/>
                <w:webHidden/>
              </w:rPr>
            </w:r>
            <w:r>
              <w:rPr>
                <w:noProof/>
                <w:webHidden/>
              </w:rPr>
              <w:fldChar w:fldCharType="separate"/>
            </w:r>
            <w:r w:rsidR="008E2B32">
              <w:rPr>
                <w:noProof/>
                <w:webHidden/>
              </w:rPr>
              <w:t>9</w:t>
            </w:r>
            <w:r>
              <w:rPr>
                <w:noProof/>
                <w:webHidden/>
              </w:rPr>
              <w:fldChar w:fldCharType="end"/>
            </w:r>
          </w:hyperlink>
        </w:p>
        <w:p w14:paraId="2273B508" w14:textId="4C659EB8"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5" w:history="1">
            <w:r w:rsidRPr="00A45FBF">
              <w:rPr>
                <w:rStyle w:val="Hyperlink"/>
                <w:i/>
                <w:iCs/>
                <w:noProof/>
              </w:rPr>
              <w:t>3. File Confidentiality Tagging</w:t>
            </w:r>
            <w:r>
              <w:rPr>
                <w:noProof/>
                <w:webHidden/>
              </w:rPr>
              <w:tab/>
            </w:r>
            <w:r>
              <w:rPr>
                <w:noProof/>
                <w:webHidden/>
              </w:rPr>
              <w:fldChar w:fldCharType="begin"/>
            </w:r>
            <w:r>
              <w:rPr>
                <w:noProof/>
                <w:webHidden/>
              </w:rPr>
              <w:instrText xml:space="preserve"> PAGEREF _Toc197605965 \h </w:instrText>
            </w:r>
            <w:r>
              <w:rPr>
                <w:noProof/>
                <w:webHidden/>
              </w:rPr>
            </w:r>
            <w:r>
              <w:rPr>
                <w:noProof/>
                <w:webHidden/>
              </w:rPr>
              <w:fldChar w:fldCharType="separate"/>
            </w:r>
            <w:r w:rsidR="008E2B32">
              <w:rPr>
                <w:noProof/>
                <w:webHidden/>
              </w:rPr>
              <w:t>9</w:t>
            </w:r>
            <w:r>
              <w:rPr>
                <w:noProof/>
                <w:webHidden/>
              </w:rPr>
              <w:fldChar w:fldCharType="end"/>
            </w:r>
          </w:hyperlink>
        </w:p>
        <w:p w14:paraId="4BF4AE0D" w14:textId="5BF15962"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6" w:history="1">
            <w:r w:rsidRPr="00A45FBF">
              <w:rPr>
                <w:rStyle w:val="Hyperlink"/>
                <w:i/>
                <w:iCs/>
                <w:noProof/>
              </w:rPr>
              <w:t>4. File Tagging and Content Matching</w:t>
            </w:r>
            <w:r>
              <w:rPr>
                <w:noProof/>
                <w:webHidden/>
              </w:rPr>
              <w:tab/>
            </w:r>
            <w:r>
              <w:rPr>
                <w:noProof/>
                <w:webHidden/>
              </w:rPr>
              <w:fldChar w:fldCharType="begin"/>
            </w:r>
            <w:r>
              <w:rPr>
                <w:noProof/>
                <w:webHidden/>
              </w:rPr>
              <w:instrText xml:space="preserve"> PAGEREF _Toc197605966 \h </w:instrText>
            </w:r>
            <w:r>
              <w:rPr>
                <w:noProof/>
                <w:webHidden/>
              </w:rPr>
            </w:r>
            <w:r>
              <w:rPr>
                <w:noProof/>
                <w:webHidden/>
              </w:rPr>
              <w:fldChar w:fldCharType="separate"/>
            </w:r>
            <w:r w:rsidR="008E2B32">
              <w:rPr>
                <w:noProof/>
                <w:webHidden/>
              </w:rPr>
              <w:t>9</w:t>
            </w:r>
            <w:r>
              <w:rPr>
                <w:noProof/>
                <w:webHidden/>
              </w:rPr>
              <w:fldChar w:fldCharType="end"/>
            </w:r>
          </w:hyperlink>
        </w:p>
        <w:p w14:paraId="04C600C4" w14:textId="5320CA45"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7" w:history="1">
            <w:r w:rsidRPr="00A45FBF">
              <w:rPr>
                <w:rStyle w:val="Hyperlink"/>
                <w:i/>
                <w:iCs/>
                <w:noProof/>
              </w:rPr>
              <w:t>5. NLP-Based Content Analysis</w:t>
            </w:r>
            <w:r>
              <w:rPr>
                <w:noProof/>
                <w:webHidden/>
              </w:rPr>
              <w:tab/>
            </w:r>
            <w:r>
              <w:rPr>
                <w:noProof/>
                <w:webHidden/>
              </w:rPr>
              <w:fldChar w:fldCharType="begin"/>
            </w:r>
            <w:r>
              <w:rPr>
                <w:noProof/>
                <w:webHidden/>
              </w:rPr>
              <w:instrText xml:space="preserve"> PAGEREF _Toc197605967 \h </w:instrText>
            </w:r>
            <w:r>
              <w:rPr>
                <w:noProof/>
                <w:webHidden/>
              </w:rPr>
            </w:r>
            <w:r>
              <w:rPr>
                <w:noProof/>
                <w:webHidden/>
              </w:rPr>
              <w:fldChar w:fldCharType="separate"/>
            </w:r>
            <w:r w:rsidR="008E2B32">
              <w:rPr>
                <w:noProof/>
                <w:webHidden/>
              </w:rPr>
              <w:t>10</w:t>
            </w:r>
            <w:r>
              <w:rPr>
                <w:noProof/>
                <w:webHidden/>
              </w:rPr>
              <w:fldChar w:fldCharType="end"/>
            </w:r>
          </w:hyperlink>
        </w:p>
        <w:p w14:paraId="3B182317" w14:textId="15A7C86B"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8" w:history="1">
            <w:r w:rsidRPr="00A45FBF">
              <w:rPr>
                <w:rStyle w:val="Hyperlink"/>
                <w:i/>
                <w:iCs/>
                <w:noProof/>
              </w:rPr>
              <w:t>6. Behavioural Analysis and Threat Classification</w:t>
            </w:r>
            <w:r>
              <w:rPr>
                <w:noProof/>
                <w:webHidden/>
              </w:rPr>
              <w:tab/>
            </w:r>
            <w:r>
              <w:rPr>
                <w:noProof/>
                <w:webHidden/>
              </w:rPr>
              <w:fldChar w:fldCharType="begin"/>
            </w:r>
            <w:r>
              <w:rPr>
                <w:noProof/>
                <w:webHidden/>
              </w:rPr>
              <w:instrText xml:space="preserve"> PAGEREF _Toc197605968 \h </w:instrText>
            </w:r>
            <w:r>
              <w:rPr>
                <w:noProof/>
                <w:webHidden/>
              </w:rPr>
            </w:r>
            <w:r>
              <w:rPr>
                <w:noProof/>
                <w:webHidden/>
              </w:rPr>
              <w:fldChar w:fldCharType="separate"/>
            </w:r>
            <w:r w:rsidR="008E2B32">
              <w:rPr>
                <w:noProof/>
                <w:webHidden/>
              </w:rPr>
              <w:t>10</w:t>
            </w:r>
            <w:r>
              <w:rPr>
                <w:noProof/>
                <w:webHidden/>
              </w:rPr>
              <w:fldChar w:fldCharType="end"/>
            </w:r>
          </w:hyperlink>
        </w:p>
        <w:p w14:paraId="2806F290" w14:textId="525A5F09" w:rsidR="00461ED8" w:rsidRDefault="00461ED8">
          <w:pPr>
            <w:pStyle w:val="TOC3"/>
            <w:tabs>
              <w:tab w:val="right" w:leader="dot" w:pos="10054"/>
            </w:tabs>
            <w:rPr>
              <w:rFonts w:asciiTheme="minorHAnsi" w:hAnsiTheme="minorHAnsi" w:cstheme="minorBidi"/>
              <w:noProof/>
              <w:kern w:val="2"/>
              <w:szCs w:val="24"/>
              <w:lang w:val="en-IN" w:eastAsia="en-IN"/>
              <w14:ligatures w14:val="standardContextual"/>
            </w:rPr>
          </w:pPr>
          <w:hyperlink w:anchor="_Toc197605969" w:history="1">
            <w:r w:rsidRPr="00A45FBF">
              <w:rPr>
                <w:rStyle w:val="Hyperlink"/>
                <w:i/>
                <w:iCs/>
                <w:noProof/>
              </w:rPr>
              <w:t>7. Logging and Real-Time Alerting</w:t>
            </w:r>
            <w:r>
              <w:rPr>
                <w:noProof/>
                <w:webHidden/>
              </w:rPr>
              <w:tab/>
            </w:r>
            <w:r>
              <w:rPr>
                <w:noProof/>
                <w:webHidden/>
              </w:rPr>
              <w:fldChar w:fldCharType="begin"/>
            </w:r>
            <w:r>
              <w:rPr>
                <w:noProof/>
                <w:webHidden/>
              </w:rPr>
              <w:instrText xml:space="preserve"> PAGEREF _Toc197605969 \h </w:instrText>
            </w:r>
            <w:r>
              <w:rPr>
                <w:noProof/>
                <w:webHidden/>
              </w:rPr>
            </w:r>
            <w:r>
              <w:rPr>
                <w:noProof/>
                <w:webHidden/>
              </w:rPr>
              <w:fldChar w:fldCharType="separate"/>
            </w:r>
            <w:r w:rsidR="008E2B32">
              <w:rPr>
                <w:noProof/>
                <w:webHidden/>
              </w:rPr>
              <w:t>10</w:t>
            </w:r>
            <w:r>
              <w:rPr>
                <w:noProof/>
                <w:webHidden/>
              </w:rPr>
              <w:fldChar w:fldCharType="end"/>
            </w:r>
          </w:hyperlink>
        </w:p>
        <w:p w14:paraId="2D94438C" w14:textId="4C75E6C2"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70" w:history="1">
            <w:r w:rsidRPr="00A45FBF">
              <w:rPr>
                <w:rStyle w:val="Hyperlink"/>
                <w:noProof/>
              </w:rPr>
              <w:t>4.</w:t>
            </w:r>
            <w:r>
              <w:rPr>
                <w:rFonts w:asciiTheme="minorHAnsi" w:hAnsiTheme="minorHAnsi" w:cstheme="minorBidi"/>
                <w:b w:val="0"/>
                <w:noProof/>
                <w:kern w:val="2"/>
                <w:szCs w:val="24"/>
                <w:lang w:val="en-IN" w:eastAsia="en-IN"/>
                <w14:ligatures w14:val="standardContextual"/>
              </w:rPr>
              <w:tab/>
            </w:r>
            <w:r w:rsidRPr="00A45FBF">
              <w:rPr>
                <w:rStyle w:val="Hyperlink"/>
                <w:noProof/>
              </w:rPr>
              <w:t>THEORETICAL AND EMPIRICAL RESULT ANALYSIS</w:t>
            </w:r>
            <w:r>
              <w:rPr>
                <w:noProof/>
                <w:webHidden/>
              </w:rPr>
              <w:tab/>
            </w:r>
            <w:r>
              <w:rPr>
                <w:noProof/>
                <w:webHidden/>
              </w:rPr>
              <w:fldChar w:fldCharType="begin"/>
            </w:r>
            <w:r>
              <w:rPr>
                <w:noProof/>
                <w:webHidden/>
              </w:rPr>
              <w:instrText xml:space="preserve"> PAGEREF _Toc197605970 \h </w:instrText>
            </w:r>
            <w:r>
              <w:rPr>
                <w:noProof/>
                <w:webHidden/>
              </w:rPr>
            </w:r>
            <w:r>
              <w:rPr>
                <w:noProof/>
                <w:webHidden/>
              </w:rPr>
              <w:fldChar w:fldCharType="separate"/>
            </w:r>
            <w:r w:rsidR="008E2B32">
              <w:rPr>
                <w:noProof/>
                <w:webHidden/>
              </w:rPr>
              <w:t>11</w:t>
            </w:r>
            <w:r>
              <w:rPr>
                <w:noProof/>
                <w:webHidden/>
              </w:rPr>
              <w:fldChar w:fldCharType="end"/>
            </w:r>
          </w:hyperlink>
        </w:p>
        <w:p w14:paraId="2BF02568" w14:textId="6022C271" w:rsidR="00461ED8" w:rsidRDefault="00461ED8">
          <w:pPr>
            <w:pStyle w:val="TOC2"/>
            <w:rPr>
              <w:rFonts w:asciiTheme="minorHAnsi" w:hAnsiTheme="minorHAnsi" w:cstheme="minorBidi"/>
              <w:noProof/>
              <w:kern w:val="2"/>
              <w:szCs w:val="24"/>
              <w:lang w:val="en-IN" w:eastAsia="en-IN"/>
              <w14:ligatures w14:val="standardContextual"/>
            </w:rPr>
          </w:pPr>
          <w:hyperlink w:anchor="_Toc197605971" w:history="1">
            <w:r w:rsidRPr="00A45FBF">
              <w:rPr>
                <w:rStyle w:val="Hyperlink"/>
                <w:noProof/>
              </w:rPr>
              <w:t>4.1</w:t>
            </w:r>
            <w:r>
              <w:rPr>
                <w:rFonts w:asciiTheme="minorHAnsi" w:hAnsiTheme="minorHAnsi" w:cstheme="minorBidi"/>
                <w:noProof/>
                <w:kern w:val="2"/>
                <w:szCs w:val="24"/>
                <w:lang w:val="en-IN" w:eastAsia="en-IN"/>
                <w14:ligatures w14:val="standardContextual"/>
              </w:rPr>
              <w:tab/>
            </w:r>
            <w:r w:rsidRPr="00A45FBF">
              <w:rPr>
                <w:rStyle w:val="Hyperlink"/>
                <w:noProof/>
              </w:rPr>
              <w:t>Experimental Setup</w:t>
            </w:r>
            <w:r>
              <w:rPr>
                <w:noProof/>
                <w:webHidden/>
              </w:rPr>
              <w:tab/>
            </w:r>
            <w:r>
              <w:rPr>
                <w:noProof/>
                <w:webHidden/>
              </w:rPr>
              <w:fldChar w:fldCharType="begin"/>
            </w:r>
            <w:r>
              <w:rPr>
                <w:noProof/>
                <w:webHidden/>
              </w:rPr>
              <w:instrText xml:space="preserve"> PAGEREF _Toc197605971 \h </w:instrText>
            </w:r>
            <w:r>
              <w:rPr>
                <w:noProof/>
                <w:webHidden/>
              </w:rPr>
            </w:r>
            <w:r>
              <w:rPr>
                <w:noProof/>
                <w:webHidden/>
              </w:rPr>
              <w:fldChar w:fldCharType="separate"/>
            </w:r>
            <w:r w:rsidR="008E2B32">
              <w:rPr>
                <w:noProof/>
                <w:webHidden/>
              </w:rPr>
              <w:t>11</w:t>
            </w:r>
            <w:r>
              <w:rPr>
                <w:noProof/>
                <w:webHidden/>
              </w:rPr>
              <w:fldChar w:fldCharType="end"/>
            </w:r>
          </w:hyperlink>
        </w:p>
        <w:p w14:paraId="36D7CE90" w14:textId="43E72E7B" w:rsidR="00461ED8" w:rsidRDefault="00461ED8">
          <w:pPr>
            <w:pStyle w:val="TOC2"/>
            <w:rPr>
              <w:rFonts w:asciiTheme="minorHAnsi" w:hAnsiTheme="minorHAnsi" w:cstheme="minorBidi"/>
              <w:noProof/>
              <w:kern w:val="2"/>
              <w:szCs w:val="24"/>
              <w:lang w:val="en-IN" w:eastAsia="en-IN"/>
              <w14:ligatures w14:val="standardContextual"/>
            </w:rPr>
          </w:pPr>
          <w:hyperlink w:anchor="_Toc197605972" w:history="1">
            <w:r w:rsidRPr="00A45FBF">
              <w:rPr>
                <w:rStyle w:val="Hyperlink"/>
                <w:noProof/>
              </w:rPr>
              <w:t>4.2</w:t>
            </w:r>
            <w:r>
              <w:rPr>
                <w:rFonts w:asciiTheme="minorHAnsi" w:hAnsiTheme="minorHAnsi" w:cstheme="minorBidi"/>
                <w:noProof/>
                <w:kern w:val="2"/>
                <w:szCs w:val="24"/>
                <w:lang w:val="en-IN" w:eastAsia="en-IN"/>
                <w14:ligatures w14:val="standardContextual"/>
              </w:rPr>
              <w:tab/>
            </w:r>
            <w:r w:rsidRPr="00A45FBF">
              <w:rPr>
                <w:rStyle w:val="Hyperlink"/>
                <w:noProof/>
              </w:rPr>
              <w:t>Evaluation Metrics</w:t>
            </w:r>
            <w:r>
              <w:rPr>
                <w:noProof/>
                <w:webHidden/>
              </w:rPr>
              <w:tab/>
            </w:r>
            <w:r>
              <w:rPr>
                <w:noProof/>
                <w:webHidden/>
              </w:rPr>
              <w:fldChar w:fldCharType="begin"/>
            </w:r>
            <w:r>
              <w:rPr>
                <w:noProof/>
                <w:webHidden/>
              </w:rPr>
              <w:instrText xml:space="preserve"> PAGEREF _Toc197605972 \h </w:instrText>
            </w:r>
            <w:r>
              <w:rPr>
                <w:noProof/>
                <w:webHidden/>
              </w:rPr>
            </w:r>
            <w:r>
              <w:rPr>
                <w:noProof/>
                <w:webHidden/>
              </w:rPr>
              <w:fldChar w:fldCharType="separate"/>
            </w:r>
            <w:r w:rsidR="008E2B32">
              <w:rPr>
                <w:noProof/>
                <w:webHidden/>
              </w:rPr>
              <w:t>13</w:t>
            </w:r>
            <w:r>
              <w:rPr>
                <w:noProof/>
                <w:webHidden/>
              </w:rPr>
              <w:fldChar w:fldCharType="end"/>
            </w:r>
          </w:hyperlink>
        </w:p>
        <w:p w14:paraId="101C449B" w14:textId="6B8A169F" w:rsidR="00461ED8" w:rsidRDefault="00461ED8">
          <w:pPr>
            <w:pStyle w:val="TOC2"/>
            <w:rPr>
              <w:rFonts w:asciiTheme="minorHAnsi" w:hAnsiTheme="minorHAnsi" w:cstheme="minorBidi"/>
              <w:noProof/>
              <w:kern w:val="2"/>
              <w:szCs w:val="24"/>
              <w:lang w:val="en-IN" w:eastAsia="en-IN"/>
              <w14:ligatures w14:val="standardContextual"/>
            </w:rPr>
          </w:pPr>
          <w:hyperlink w:anchor="_Toc197605973" w:history="1">
            <w:r w:rsidRPr="00A45FBF">
              <w:rPr>
                <w:rStyle w:val="Hyperlink"/>
                <w:noProof/>
              </w:rPr>
              <w:t>4.3</w:t>
            </w:r>
            <w:r>
              <w:rPr>
                <w:rFonts w:asciiTheme="minorHAnsi" w:hAnsiTheme="minorHAnsi" w:cstheme="minorBidi"/>
                <w:noProof/>
                <w:kern w:val="2"/>
                <w:szCs w:val="24"/>
                <w:lang w:val="en-IN" w:eastAsia="en-IN"/>
                <w14:ligatures w14:val="standardContextual"/>
              </w:rPr>
              <w:tab/>
            </w:r>
            <w:r w:rsidRPr="00A45FBF">
              <w:rPr>
                <w:rStyle w:val="Hyperlink"/>
                <w:noProof/>
              </w:rPr>
              <w:t>Test Application/ Scenario</w:t>
            </w:r>
            <w:r>
              <w:rPr>
                <w:noProof/>
                <w:webHidden/>
              </w:rPr>
              <w:tab/>
            </w:r>
            <w:r>
              <w:rPr>
                <w:noProof/>
                <w:webHidden/>
              </w:rPr>
              <w:fldChar w:fldCharType="begin"/>
            </w:r>
            <w:r>
              <w:rPr>
                <w:noProof/>
                <w:webHidden/>
              </w:rPr>
              <w:instrText xml:space="preserve"> PAGEREF _Toc197605973 \h </w:instrText>
            </w:r>
            <w:r>
              <w:rPr>
                <w:noProof/>
                <w:webHidden/>
              </w:rPr>
            </w:r>
            <w:r>
              <w:rPr>
                <w:noProof/>
                <w:webHidden/>
              </w:rPr>
              <w:fldChar w:fldCharType="separate"/>
            </w:r>
            <w:r w:rsidR="008E2B32">
              <w:rPr>
                <w:noProof/>
                <w:webHidden/>
              </w:rPr>
              <w:t>15</w:t>
            </w:r>
            <w:r>
              <w:rPr>
                <w:noProof/>
                <w:webHidden/>
              </w:rPr>
              <w:fldChar w:fldCharType="end"/>
            </w:r>
          </w:hyperlink>
        </w:p>
        <w:p w14:paraId="27809D11" w14:textId="3A37865C" w:rsidR="00461ED8" w:rsidRDefault="00461ED8">
          <w:pPr>
            <w:pStyle w:val="TOC2"/>
            <w:rPr>
              <w:rFonts w:asciiTheme="minorHAnsi" w:hAnsiTheme="minorHAnsi" w:cstheme="minorBidi"/>
              <w:noProof/>
              <w:kern w:val="2"/>
              <w:szCs w:val="24"/>
              <w:lang w:val="en-IN" w:eastAsia="en-IN"/>
              <w14:ligatures w14:val="standardContextual"/>
            </w:rPr>
          </w:pPr>
          <w:hyperlink w:anchor="_Toc197605974" w:history="1">
            <w:r w:rsidRPr="00A45FBF">
              <w:rPr>
                <w:rStyle w:val="Hyperlink"/>
                <w:noProof/>
              </w:rPr>
              <w:t>4.4</w:t>
            </w:r>
            <w:r>
              <w:rPr>
                <w:rFonts w:asciiTheme="minorHAnsi" w:hAnsiTheme="minorHAnsi" w:cstheme="minorBidi"/>
                <w:noProof/>
                <w:kern w:val="2"/>
                <w:szCs w:val="24"/>
                <w:lang w:val="en-IN" w:eastAsia="en-IN"/>
                <w14:ligatures w14:val="standardContextual"/>
              </w:rPr>
              <w:tab/>
            </w:r>
            <w:r w:rsidRPr="00A45FBF">
              <w:rPr>
                <w:rStyle w:val="Hyperlink"/>
                <w:noProof/>
              </w:rPr>
              <w:t>Theoretical Analysis</w:t>
            </w:r>
            <w:r>
              <w:rPr>
                <w:noProof/>
                <w:webHidden/>
              </w:rPr>
              <w:tab/>
            </w:r>
            <w:r>
              <w:rPr>
                <w:noProof/>
                <w:webHidden/>
              </w:rPr>
              <w:fldChar w:fldCharType="begin"/>
            </w:r>
            <w:r>
              <w:rPr>
                <w:noProof/>
                <w:webHidden/>
              </w:rPr>
              <w:instrText xml:space="preserve"> PAGEREF _Toc197605974 \h </w:instrText>
            </w:r>
            <w:r>
              <w:rPr>
                <w:noProof/>
                <w:webHidden/>
              </w:rPr>
            </w:r>
            <w:r>
              <w:rPr>
                <w:noProof/>
                <w:webHidden/>
              </w:rPr>
              <w:fldChar w:fldCharType="separate"/>
            </w:r>
            <w:r w:rsidR="008E2B32">
              <w:rPr>
                <w:noProof/>
                <w:webHidden/>
              </w:rPr>
              <w:t>16</w:t>
            </w:r>
            <w:r>
              <w:rPr>
                <w:noProof/>
                <w:webHidden/>
              </w:rPr>
              <w:fldChar w:fldCharType="end"/>
            </w:r>
          </w:hyperlink>
        </w:p>
        <w:p w14:paraId="139A69D1" w14:textId="11FE513C" w:rsidR="00461ED8" w:rsidRDefault="00461ED8" w:rsidP="00461ED8">
          <w:pPr>
            <w:pStyle w:val="TOC2"/>
            <w:rPr>
              <w:rFonts w:asciiTheme="minorHAnsi" w:hAnsiTheme="minorHAnsi" w:cstheme="minorBidi"/>
              <w:noProof/>
              <w:kern w:val="2"/>
              <w:szCs w:val="24"/>
              <w:lang w:val="en-IN" w:eastAsia="en-IN"/>
              <w14:ligatures w14:val="standardContextual"/>
            </w:rPr>
          </w:pPr>
          <w:hyperlink w:anchor="_Toc197605975" w:history="1">
            <w:r w:rsidRPr="00A45FBF">
              <w:rPr>
                <w:rStyle w:val="Hyperlink"/>
                <w:noProof/>
              </w:rPr>
              <w:t>4.5</w:t>
            </w:r>
            <w:r>
              <w:rPr>
                <w:rFonts w:asciiTheme="minorHAnsi" w:hAnsiTheme="minorHAnsi" w:cstheme="minorBidi"/>
                <w:noProof/>
                <w:kern w:val="2"/>
                <w:szCs w:val="24"/>
                <w:lang w:val="en-IN" w:eastAsia="en-IN"/>
                <w14:ligatures w14:val="standardContextual"/>
              </w:rPr>
              <w:tab/>
            </w:r>
            <w:r w:rsidRPr="00A45FBF">
              <w:rPr>
                <w:rStyle w:val="Hyperlink"/>
                <w:noProof/>
              </w:rPr>
              <w:t>Implementation Result Analysis</w:t>
            </w:r>
            <w:r>
              <w:rPr>
                <w:noProof/>
                <w:webHidden/>
              </w:rPr>
              <w:tab/>
            </w:r>
            <w:r>
              <w:rPr>
                <w:noProof/>
                <w:webHidden/>
              </w:rPr>
              <w:fldChar w:fldCharType="begin"/>
            </w:r>
            <w:r>
              <w:rPr>
                <w:noProof/>
                <w:webHidden/>
              </w:rPr>
              <w:instrText xml:space="preserve"> PAGEREF _Toc197605975 \h </w:instrText>
            </w:r>
            <w:r>
              <w:rPr>
                <w:noProof/>
                <w:webHidden/>
              </w:rPr>
            </w:r>
            <w:r>
              <w:rPr>
                <w:noProof/>
                <w:webHidden/>
              </w:rPr>
              <w:fldChar w:fldCharType="separate"/>
            </w:r>
            <w:r w:rsidR="008E2B32">
              <w:rPr>
                <w:noProof/>
                <w:webHidden/>
              </w:rPr>
              <w:t>18</w:t>
            </w:r>
            <w:r>
              <w:rPr>
                <w:noProof/>
                <w:webHidden/>
              </w:rPr>
              <w:fldChar w:fldCharType="end"/>
            </w:r>
          </w:hyperlink>
        </w:p>
        <w:p w14:paraId="25DA350B" w14:textId="7E039AB7"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84" w:history="1">
            <w:r w:rsidRPr="00A45FBF">
              <w:rPr>
                <w:rStyle w:val="Hyperlink"/>
                <w:noProof/>
              </w:rPr>
              <w:t>5.</w:t>
            </w:r>
            <w:r>
              <w:rPr>
                <w:rFonts w:asciiTheme="minorHAnsi" w:hAnsiTheme="minorHAnsi" w:cstheme="minorBidi"/>
                <w:b w:val="0"/>
                <w:noProof/>
                <w:kern w:val="2"/>
                <w:szCs w:val="24"/>
                <w:lang w:val="en-IN" w:eastAsia="en-IN"/>
                <w14:ligatures w14:val="standardContextual"/>
              </w:rPr>
              <w:tab/>
            </w:r>
            <w:r w:rsidRPr="00A45FBF">
              <w:rPr>
                <w:rStyle w:val="Hyperlink"/>
                <w:noProof/>
              </w:rPr>
              <w:t>CONCLUSION</w:t>
            </w:r>
            <w:r>
              <w:rPr>
                <w:noProof/>
                <w:webHidden/>
              </w:rPr>
              <w:tab/>
            </w:r>
            <w:r>
              <w:rPr>
                <w:noProof/>
                <w:webHidden/>
              </w:rPr>
              <w:fldChar w:fldCharType="begin"/>
            </w:r>
            <w:r>
              <w:rPr>
                <w:noProof/>
                <w:webHidden/>
              </w:rPr>
              <w:instrText xml:space="preserve"> PAGEREF _Toc197605984 \h </w:instrText>
            </w:r>
            <w:r>
              <w:rPr>
                <w:noProof/>
                <w:webHidden/>
              </w:rPr>
            </w:r>
            <w:r>
              <w:rPr>
                <w:noProof/>
                <w:webHidden/>
              </w:rPr>
              <w:fldChar w:fldCharType="separate"/>
            </w:r>
            <w:r w:rsidR="008E2B32">
              <w:rPr>
                <w:noProof/>
                <w:webHidden/>
              </w:rPr>
              <w:t>29</w:t>
            </w:r>
            <w:r>
              <w:rPr>
                <w:noProof/>
                <w:webHidden/>
              </w:rPr>
              <w:fldChar w:fldCharType="end"/>
            </w:r>
          </w:hyperlink>
        </w:p>
        <w:p w14:paraId="3F31B0BA" w14:textId="78D16C67" w:rsidR="00461ED8" w:rsidRDefault="00461ED8">
          <w:pPr>
            <w:pStyle w:val="TOC2"/>
            <w:rPr>
              <w:rFonts w:asciiTheme="minorHAnsi" w:hAnsiTheme="minorHAnsi" w:cstheme="minorBidi"/>
              <w:noProof/>
              <w:kern w:val="2"/>
              <w:szCs w:val="24"/>
              <w:lang w:val="en-IN" w:eastAsia="en-IN"/>
              <w14:ligatures w14:val="standardContextual"/>
            </w:rPr>
          </w:pPr>
          <w:hyperlink w:anchor="_Toc197605985" w:history="1">
            <w:r w:rsidRPr="00A45FBF">
              <w:rPr>
                <w:rStyle w:val="Hyperlink"/>
                <w:noProof/>
              </w:rPr>
              <w:t>5.1</w:t>
            </w:r>
            <w:r>
              <w:rPr>
                <w:rFonts w:asciiTheme="minorHAnsi" w:hAnsiTheme="minorHAnsi" w:cstheme="minorBidi"/>
                <w:noProof/>
                <w:kern w:val="2"/>
                <w:szCs w:val="24"/>
                <w:lang w:val="en-IN" w:eastAsia="en-IN"/>
                <w14:ligatures w14:val="standardContextual"/>
              </w:rPr>
              <w:tab/>
            </w:r>
            <w:r w:rsidRPr="00A45FBF">
              <w:rPr>
                <w:rStyle w:val="Hyperlink"/>
                <w:noProof/>
              </w:rPr>
              <w:t>Final Thoughts</w:t>
            </w:r>
            <w:r>
              <w:rPr>
                <w:noProof/>
                <w:webHidden/>
              </w:rPr>
              <w:tab/>
            </w:r>
            <w:r>
              <w:rPr>
                <w:noProof/>
                <w:webHidden/>
              </w:rPr>
              <w:fldChar w:fldCharType="begin"/>
            </w:r>
            <w:r>
              <w:rPr>
                <w:noProof/>
                <w:webHidden/>
              </w:rPr>
              <w:instrText xml:space="preserve"> PAGEREF _Toc197605985 \h </w:instrText>
            </w:r>
            <w:r>
              <w:rPr>
                <w:noProof/>
                <w:webHidden/>
              </w:rPr>
            </w:r>
            <w:r>
              <w:rPr>
                <w:noProof/>
                <w:webHidden/>
              </w:rPr>
              <w:fldChar w:fldCharType="separate"/>
            </w:r>
            <w:r w:rsidR="008E2B32">
              <w:rPr>
                <w:noProof/>
                <w:webHidden/>
              </w:rPr>
              <w:t>29</w:t>
            </w:r>
            <w:r>
              <w:rPr>
                <w:noProof/>
                <w:webHidden/>
              </w:rPr>
              <w:fldChar w:fldCharType="end"/>
            </w:r>
          </w:hyperlink>
        </w:p>
        <w:p w14:paraId="70559F37" w14:textId="3AA0FE8F"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86" w:history="1">
            <w:r w:rsidRPr="00A45FBF">
              <w:rPr>
                <w:rStyle w:val="Hyperlink"/>
                <w:noProof/>
              </w:rPr>
              <w:t>6.</w:t>
            </w:r>
            <w:r>
              <w:rPr>
                <w:rFonts w:asciiTheme="minorHAnsi" w:hAnsiTheme="minorHAnsi" w:cstheme="minorBidi"/>
                <w:b w:val="0"/>
                <w:noProof/>
                <w:kern w:val="2"/>
                <w:szCs w:val="24"/>
                <w:lang w:val="en-IN" w:eastAsia="en-IN"/>
                <w14:ligatures w14:val="standardContextual"/>
              </w:rPr>
              <w:tab/>
            </w:r>
            <w:r w:rsidRPr="00A45FBF">
              <w:rPr>
                <w:rStyle w:val="Hyperlink"/>
                <w:noProof/>
              </w:rPr>
              <w:t>FUTURE SCOPE</w:t>
            </w:r>
            <w:r>
              <w:rPr>
                <w:noProof/>
                <w:webHidden/>
              </w:rPr>
              <w:tab/>
            </w:r>
            <w:r>
              <w:rPr>
                <w:noProof/>
                <w:webHidden/>
              </w:rPr>
              <w:fldChar w:fldCharType="begin"/>
            </w:r>
            <w:r>
              <w:rPr>
                <w:noProof/>
                <w:webHidden/>
              </w:rPr>
              <w:instrText xml:space="preserve"> PAGEREF _Toc197605986 \h </w:instrText>
            </w:r>
            <w:r>
              <w:rPr>
                <w:noProof/>
                <w:webHidden/>
              </w:rPr>
            </w:r>
            <w:r>
              <w:rPr>
                <w:noProof/>
                <w:webHidden/>
              </w:rPr>
              <w:fldChar w:fldCharType="separate"/>
            </w:r>
            <w:r w:rsidR="008E2B32">
              <w:rPr>
                <w:noProof/>
                <w:webHidden/>
              </w:rPr>
              <w:t>30</w:t>
            </w:r>
            <w:r>
              <w:rPr>
                <w:noProof/>
                <w:webHidden/>
              </w:rPr>
              <w:fldChar w:fldCharType="end"/>
            </w:r>
          </w:hyperlink>
        </w:p>
        <w:p w14:paraId="1FCA0468" w14:textId="7466A0EC" w:rsidR="00461ED8" w:rsidRDefault="00461ED8">
          <w:pPr>
            <w:pStyle w:val="TOC1"/>
            <w:tabs>
              <w:tab w:val="left" w:pos="567"/>
              <w:tab w:val="right" w:leader="dot" w:pos="10054"/>
            </w:tabs>
            <w:rPr>
              <w:rFonts w:asciiTheme="minorHAnsi" w:hAnsiTheme="minorHAnsi" w:cstheme="minorBidi"/>
              <w:b w:val="0"/>
              <w:noProof/>
              <w:kern w:val="2"/>
              <w:szCs w:val="24"/>
              <w:lang w:val="en-IN" w:eastAsia="en-IN"/>
              <w14:ligatures w14:val="standardContextual"/>
            </w:rPr>
          </w:pPr>
          <w:hyperlink w:anchor="_Toc197605987" w:history="1">
            <w:r w:rsidRPr="00A45FBF">
              <w:rPr>
                <w:rStyle w:val="Hyperlink"/>
                <w:noProof/>
              </w:rPr>
              <w:t>7.</w:t>
            </w:r>
            <w:r>
              <w:rPr>
                <w:rFonts w:asciiTheme="minorHAnsi" w:hAnsiTheme="minorHAnsi" w:cstheme="minorBidi"/>
                <w:b w:val="0"/>
                <w:noProof/>
                <w:kern w:val="2"/>
                <w:szCs w:val="24"/>
                <w:lang w:val="en-IN" w:eastAsia="en-IN"/>
                <w14:ligatures w14:val="standardContextual"/>
              </w:rPr>
              <w:tab/>
            </w:r>
            <w:r w:rsidRPr="00A45FBF">
              <w:rPr>
                <w:rStyle w:val="Hyperlink"/>
                <w:noProof/>
              </w:rPr>
              <w:t>BIBLIOGRAPHY</w:t>
            </w:r>
            <w:r>
              <w:rPr>
                <w:noProof/>
                <w:webHidden/>
              </w:rPr>
              <w:tab/>
            </w:r>
            <w:r>
              <w:rPr>
                <w:noProof/>
                <w:webHidden/>
              </w:rPr>
              <w:fldChar w:fldCharType="begin"/>
            </w:r>
            <w:r>
              <w:rPr>
                <w:noProof/>
                <w:webHidden/>
              </w:rPr>
              <w:instrText xml:space="preserve"> PAGEREF _Toc197605987 \h </w:instrText>
            </w:r>
            <w:r>
              <w:rPr>
                <w:noProof/>
                <w:webHidden/>
              </w:rPr>
            </w:r>
            <w:r>
              <w:rPr>
                <w:noProof/>
                <w:webHidden/>
              </w:rPr>
              <w:fldChar w:fldCharType="separate"/>
            </w:r>
            <w:r w:rsidR="008E2B32">
              <w:rPr>
                <w:noProof/>
                <w:webHidden/>
              </w:rPr>
              <w:t>31</w:t>
            </w:r>
            <w:r>
              <w:rPr>
                <w:noProof/>
                <w:webHidden/>
              </w:rPr>
              <w:fldChar w:fldCharType="end"/>
            </w:r>
          </w:hyperlink>
        </w:p>
        <w:p w14:paraId="2417D456" w14:textId="2EEE786C"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88" w:history="1">
            <w:r w:rsidRPr="00A45FBF">
              <w:rPr>
                <w:rStyle w:val="Hyperlink"/>
                <w:noProof/>
              </w:rPr>
              <w:t>PROGRESS REPORT</w:t>
            </w:r>
            <w:r>
              <w:rPr>
                <w:noProof/>
                <w:webHidden/>
              </w:rPr>
              <w:tab/>
            </w:r>
            <w:r>
              <w:rPr>
                <w:noProof/>
                <w:webHidden/>
              </w:rPr>
              <w:fldChar w:fldCharType="begin"/>
            </w:r>
            <w:r>
              <w:rPr>
                <w:noProof/>
                <w:webHidden/>
              </w:rPr>
              <w:instrText xml:space="preserve"> PAGEREF _Toc197605988 \h </w:instrText>
            </w:r>
            <w:r>
              <w:rPr>
                <w:noProof/>
                <w:webHidden/>
              </w:rPr>
            </w:r>
            <w:r>
              <w:rPr>
                <w:noProof/>
                <w:webHidden/>
              </w:rPr>
              <w:fldChar w:fldCharType="separate"/>
            </w:r>
            <w:r w:rsidR="008E2B32">
              <w:rPr>
                <w:noProof/>
                <w:webHidden/>
              </w:rPr>
              <w:t>33</w:t>
            </w:r>
            <w:r>
              <w:rPr>
                <w:noProof/>
                <w:webHidden/>
              </w:rPr>
              <w:fldChar w:fldCharType="end"/>
            </w:r>
          </w:hyperlink>
        </w:p>
        <w:p w14:paraId="4139B6D1" w14:textId="2F7EF8D9" w:rsidR="00461ED8" w:rsidRDefault="00461ED8">
          <w:pPr>
            <w:pStyle w:val="TOC1"/>
            <w:tabs>
              <w:tab w:val="right" w:leader="dot" w:pos="10054"/>
            </w:tabs>
            <w:rPr>
              <w:rFonts w:asciiTheme="minorHAnsi" w:hAnsiTheme="minorHAnsi" w:cstheme="minorBidi"/>
              <w:b w:val="0"/>
              <w:noProof/>
              <w:kern w:val="2"/>
              <w:szCs w:val="24"/>
              <w:lang w:val="en-IN" w:eastAsia="en-IN"/>
              <w14:ligatures w14:val="standardContextual"/>
            </w:rPr>
          </w:pPr>
          <w:hyperlink w:anchor="_Toc197605989" w:history="1">
            <w:r w:rsidRPr="00A45FBF">
              <w:rPr>
                <w:rStyle w:val="Hyperlink"/>
                <w:noProof/>
              </w:rPr>
              <w:t>PLAGIARISM REPORT</w:t>
            </w:r>
            <w:r>
              <w:rPr>
                <w:noProof/>
                <w:webHidden/>
              </w:rPr>
              <w:tab/>
            </w:r>
            <w:r>
              <w:rPr>
                <w:noProof/>
                <w:webHidden/>
              </w:rPr>
              <w:fldChar w:fldCharType="begin"/>
            </w:r>
            <w:r>
              <w:rPr>
                <w:noProof/>
                <w:webHidden/>
              </w:rPr>
              <w:instrText xml:space="preserve"> PAGEREF _Toc197605989 \h </w:instrText>
            </w:r>
            <w:r>
              <w:rPr>
                <w:noProof/>
                <w:webHidden/>
              </w:rPr>
            </w:r>
            <w:r>
              <w:rPr>
                <w:noProof/>
                <w:webHidden/>
              </w:rPr>
              <w:fldChar w:fldCharType="separate"/>
            </w:r>
            <w:r w:rsidR="008E2B32">
              <w:rPr>
                <w:noProof/>
                <w:webHidden/>
              </w:rPr>
              <w:t>34</w:t>
            </w:r>
            <w:r>
              <w:rPr>
                <w:noProof/>
                <w:webHidden/>
              </w:rPr>
              <w:fldChar w:fldCharType="end"/>
            </w:r>
          </w:hyperlink>
        </w:p>
        <w:p w14:paraId="521BFD5C" w14:textId="5E274604" w:rsidR="00874852" w:rsidRDefault="00874852">
          <w:r>
            <w:rPr>
              <w:b/>
              <w:bCs/>
              <w:noProof/>
            </w:rPr>
            <w:fldChar w:fldCharType="end"/>
          </w:r>
        </w:p>
      </w:sdtContent>
    </w:sdt>
    <w:p w14:paraId="4A3976FB" w14:textId="26A3782F" w:rsidR="00AF381C" w:rsidRPr="008E46F8" w:rsidRDefault="00A67A7D" w:rsidP="00392A82">
      <w:pPr>
        <w:pStyle w:val="TOC1"/>
        <w:rPr>
          <w:noProof/>
          <w:sz w:val="26"/>
          <w:szCs w:val="26"/>
          <w:lang w:val="en-IN" w:eastAsia="en-IN" w:bidi="hi-IN"/>
        </w:rPr>
      </w:pPr>
      <w:r w:rsidRPr="008E46F8">
        <w:rPr>
          <w:sz w:val="26"/>
          <w:szCs w:val="26"/>
        </w:rPr>
        <w:fldChar w:fldCharType="begin"/>
      </w:r>
      <w:r w:rsidRPr="008E46F8">
        <w:rPr>
          <w:sz w:val="26"/>
          <w:szCs w:val="26"/>
        </w:rPr>
        <w:instrText xml:space="preserve"> TOC \o "1-3" \h \z \u </w:instrText>
      </w:r>
      <w:r w:rsidRPr="008E46F8">
        <w:rPr>
          <w:sz w:val="26"/>
          <w:szCs w:val="26"/>
        </w:rPr>
        <w:fldChar w:fldCharType="separate"/>
      </w:r>
    </w:p>
    <w:p w14:paraId="048562F4" w14:textId="29E18E76" w:rsidR="00A67A7D" w:rsidRDefault="00A67A7D" w:rsidP="009F4912">
      <w:r w:rsidRPr="008E46F8">
        <w:rPr>
          <w:rFonts w:cs="Times New Roman"/>
          <w:sz w:val="26"/>
          <w:szCs w:val="26"/>
        </w:rPr>
        <w:fldChar w:fldCharType="end"/>
      </w:r>
    </w:p>
    <w:p w14:paraId="79124A08" w14:textId="373D93CF" w:rsidR="001527C4" w:rsidRPr="00C32B80" w:rsidRDefault="00841643" w:rsidP="00987C2E">
      <w:pPr>
        <w:spacing w:after="0" w:line="240" w:lineRule="auto"/>
        <w:rPr>
          <w:rFonts w:eastAsia="Times New Roman" w:cs="Times New Roman"/>
          <w:szCs w:val="24"/>
          <w:lang w:eastAsia="en-IN"/>
        </w:rPr>
        <w:sectPr w:rsidR="001527C4" w:rsidRPr="00C32B80" w:rsidSect="004255B2">
          <w:headerReference w:type="default" r:id="rId12"/>
          <w:footerReference w:type="default" r:id="rId13"/>
          <w:headerReference w:type="first" r:id="rId14"/>
          <w:footerReference w:type="first" r:id="rId15"/>
          <w:pgSz w:w="11906" w:h="16838"/>
          <w:pgMar w:top="851" w:right="566" w:bottom="567" w:left="1276" w:header="284" w:footer="284" w:gutter="0"/>
          <w:pgBorders w:offsetFrom="page">
            <w:top w:val="single" w:sz="18" w:space="24" w:color="auto"/>
            <w:left w:val="single" w:sz="18" w:space="24" w:color="auto"/>
            <w:bottom w:val="single" w:sz="18" w:space="24" w:color="auto"/>
            <w:right w:val="single" w:sz="18" w:space="24" w:color="auto"/>
          </w:pgBorders>
          <w:pgNumType w:fmt="upperRoman"/>
          <w:cols w:space="708"/>
          <w:titlePg/>
          <w:docGrid w:linePitch="360"/>
        </w:sectPr>
      </w:pPr>
      <w:r w:rsidRPr="00841643">
        <w:rPr>
          <w:rFonts w:eastAsia="Times New Roman" w:cs="Times New Roman"/>
          <w:color w:val="000000"/>
          <w:szCs w:val="24"/>
          <w:lang w:eastAsia="en-IN"/>
        </w:rPr>
        <w:br/>
      </w:r>
    </w:p>
    <w:p w14:paraId="507634A7" w14:textId="7CE1686D" w:rsidR="002C151C" w:rsidRPr="002C151C" w:rsidRDefault="004255B2" w:rsidP="00E27D8D">
      <w:pPr>
        <w:pStyle w:val="ChapterTitle"/>
        <w:ind w:right="567"/>
      </w:pPr>
      <w:bookmarkStart w:id="15" w:name="_Toc111805268"/>
      <w:bookmarkStart w:id="16" w:name="_Toc197605952"/>
      <w:r w:rsidRPr="00406078">
        <w:lastRenderedPageBreak/>
        <w:t>INTRODUCTION</w:t>
      </w:r>
      <w:bookmarkEnd w:id="15"/>
      <w:bookmarkEnd w:id="16"/>
      <w:r w:rsidRPr="00406078">
        <w:t xml:space="preserve"> </w:t>
      </w:r>
    </w:p>
    <w:p w14:paraId="0363EA02" w14:textId="77777777" w:rsidR="004255B2" w:rsidRPr="00EB5A61" w:rsidRDefault="004255B2" w:rsidP="00E27D8D">
      <w:pPr>
        <w:pStyle w:val="Default"/>
        <w:spacing w:line="276" w:lineRule="auto"/>
        <w:ind w:right="567"/>
        <w:jc w:val="both"/>
        <w:rPr>
          <w:sz w:val="28"/>
          <w:szCs w:val="28"/>
        </w:rPr>
      </w:pPr>
    </w:p>
    <w:p w14:paraId="4627BC42" w14:textId="2685F7BA" w:rsidR="002C151C" w:rsidRDefault="002C151C" w:rsidP="00E27D8D">
      <w:pPr>
        <w:pStyle w:val="TopicHeader"/>
        <w:ind w:right="567"/>
      </w:pPr>
      <w:bookmarkStart w:id="17" w:name="_Toc197605953"/>
      <w:r>
        <w:t>Motivation</w:t>
      </w:r>
      <w:bookmarkEnd w:id="17"/>
    </w:p>
    <w:p w14:paraId="2063865F" w14:textId="11710BC3" w:rsidR="00635216" w:rsidRPr="00635216" w:rsidRDefault="00635216" w:rsidP="00E27D8D">
      <w:pPr>
        <w:pStyle w:val="Index"/>
        <w:spacing w:line="276" w:lineRule="auto"/>
        <w:ind w:right="567"/>
      </w:pPr>
      <w:r w:rsidRPr="00635216">
        <w:t xml:space="preserve">The past few years have seen a surge in the number of </w:t>
      </w:r>
      <w:r w:rsidR="00461ED8" w:rsidRPr="00635216">
        <w:t>cyber-attacks</w:t>
      </w:r>
      <w:r w:rsidRPr="00635216">
        <w:t xml:space="preserve"> and cyber threats, globally. Of these legitimate and accounted threats, 83% of organizations reported atleast one insider threat in 2024 according to a study conducted by IBM. An even more surprising fact is that insider </w:t>
      </w:r>
      <w:r w:rsidR="00461ED8" w:rsidRPr="00635216">
        <w:t>threat-based</w:t>
      </w:r>
      <w:r w:rsidRPr="00635216">
        <w:t xml:space="preserve"> attacks saw an increase of about five times than those accounted in 2023. While these threats are on a rise, it is important for organizations to address the risks posed by them in the digital ecosystem while putting into practice effective threat management strategies to address them.</w:t>
      </w:r>
    </w:p>
    <w:p w14:paraId="2526AD33" w14:textId="77777777" w:rsidR="00635216" w:rsidRPr="00635216" w:rsidRDefault="00635216" w:rsidP="00E27D8D">
      <w:pPr>
        <w:pStyle w:val="Index"/>
        <w:spacing w:line="276" w:lineRule="auto"/>
        <w:ind w:right="567"/>
      </w:pPr>
    </w:p>
    <w:p w14:paraId="57CF4A54" w14:textId="34466CB2" w:rsidR="00635216" w:rsidRPr="00635216" w:rsidRDefault="00635216" w:rsidP="00E27D8D">
      <w:pPr>
        <w:pStyle w:val="Index"/>
        <w:spacing w:line="276" w:lineRule="auto"/>
        <w:ind w:right="567"/>
      </w:pPr>
      <w:r w:rsidRPr="00635216">
        <w:t xml:space="preserve">Several studies were conducted to identify the root causes of insider </w:t>
      </w:r>
      <w:r w:rsidR="00461ED8" w:rsidRPr="00635216">
        <w:t>threat-based</w:t>
      </w:r>
      <w:r w:rsidRPr="00635216">
        <w:t xml:space="preserve"> attacks and the following four reasons were prominent in facilitating insider threat </w:t>
      </w:r>
      <w:r w:rsidR="00461ED8" w:rsidRPr="00635216">
        <w:t>attacks:</w:t>
      </w:r>
    </w:p>
    <w:p w14:paraId="46635953" w14:textId="77777777" w:rsidR="00635216" w:rsidRPr="00635216" w:rsidRDefault="00635216" w:rsidP="00E27D8D">
      <w:pPr>
        <w:pStyle w:val="Index"/>
        <w:spacing w:line="276" w:lineRule="auto"/>
        <w:ind w:right="567"/>
      </w:pPr>
    </w:p>
    <w:p w14:paraId="6C6692B3" w14:textId="4D689BED" w:rsidR="00635216" w:rsidRPr="00635216" w:rsidRDefault="00635216" w:rsidP="00E27D8D">
      <w:pPr>
        <w:pStyle w:val="Index"/>
        <w:spacing w:line="276" w:lineRule="auto"/>
        <w:ind w:right="567"/>
      </w:pPr>
      <w:r w:rsidRPr="00635216">
        <w:t xml:space="preserve">A) Complicated IT environments – Many organizations facilitate work-from-home environments and BYOD facilities even more after the COVID pandemic. This has increased the potential attack surface of organizations and provided greater access to confidential attachments of the organizations on </w:t>
      </w:r>
      <w:r w:rsidR="00461ED8" w:rsidRPr="00635216">
        <w:t>employees</w:t>
      </w:r>
      <w:r w:rsidRPr="00635216">
        <w:t>’ remote devices.</w:t>
      </w:r>
    </w:p>
    <w:p w14:paraId="3616DD28" w14:textId="77777777" w:rsidR="00635216" w:rsidRPr="00635216" w:rsidRDefault="00635216" w:rsidP="00E27D8D">
      <w:pPr>
        <w:pStyle w:val="Index"/>
        <w:spacing w:line="276" w:lineRule="auto"/>
        <w:ind w:right="567"/>
      </w:pPr>
    </w:p>
    <w:p w14:paraId="262F1263" w14:textId="3B9A3BF4" w:rsidR="00635216" w:rsidRPr="00635216" w:rsidRDefault="00635216" w:rsidP="00E27D8D">
      <w:pPr>
        <w:pStyle w:val="Index"/>
        <w:spacing w:line="276" w:lineRule="auto"/>
        <w:ind w:right="567"/>
      </w:pPr>
      <w:r w:rsidRPr="00635216">
        <w:t xml:space="preserve">B) Inadequate Security Measures – Several small and medium scaled organizations are not updated with latest security </w:t>
      </w:r>
      <w:r w:rsidR="00461ED8" w:rsidRPr="00635216">
        <w:t>measures</w:t>
      </w:r>
      <w:r w:rsidRPr="00635216">
        <w:t xml:space="preserve"> and do not keep devices patched in accordance with recent security vulnerabilities. This proves to be a great risk for the organizations in the long run.</w:t>
      </w:r>
    </w:p>
    <w:p w14:paraId="76E1250C" w14:textId="77777777" w:rsidR="00635216" w:rsidRPr="00635216" w:rsidRDefault="00635216" w:rsidP="00E27D8D">
      <w:pPr>
        <w:pStyle w:val="Index"/>
        <w:spacing w:line="276" w:lineRule="auto"/>
        <w:ind w:right="567"/>
      </w:pPr>
    </w:p>
    <w:p w14:paraId="36572955" w14:textId="599DDED6" w:rsidR="00635216" w:rsidRPr="00635216" w:rsidRDefault="00635216" w:rsidP="00E27D8D">
      <w:pPr>
        <w:pStyle w:val="Index"/>
        <w:spacing w:line="276" w:lineRule="auto"/>
        <w:ind w:right="567"/>
      </w:pPr>
      <w:r w:rsidRPr="00635216">
        <w:t xml:space="preserve">C) Lack of Employee Training and Awareness – </w:t>
      </w:r>
      <w:r w:rsidR="00461ED8" w:rsidRPr="00635216">
        <w:t>Employees</w:t>
      </w:r>
      <w:r w:rsidRPr="00635216">
        <w:t xml:space="preserve"> of the organization are not made familiar with acceptable use policies and user </w:t>
      </w:r>
      <w:r w:rsidR="00461ED8" w:rsidRPr="00635216">
        <w:t>awareness</w:t>
      </w:r>
      <w:r w:rsidRPr="00635216">
        <w:t xml:space="preserve"> protocols during their initiation that makes them vulnerable to external threat actors such as phishing emails.</w:t>
      </w:r>
    </w:p>
    <w:p w14:paraId="48D971FA" w14:textId="77777777" w:rsidR="00635216" w:rsidRPr="00635216" w:rsidRDefault="00635216" w:rsidP="00E27D8D">
      <w:pPr>
        <w:pStyle w:val="Index"/>
        <w:spacing w:line="276" w:lineRule="auto"/>
        <w:ind w:right="567"/>
      </w:pPr>
    </w:p>
    <w:p w14:paraId="58F66454" w14:textId="77777777" w:rsidR="00635216" w:rsidRPr="00635216" w:rsidRDefault="00635216" w:rsidP="00E27D8D">
      <w:pPr>
        <w:pStyle w:val="Index"/>
        <w:spacing w:line="276" w:lineRule="auto"/>
        <w:ind w:right="567"/>
      </w:pPr>
      <w:r w:rsidRPr="00635216">
        <w:t>D) Weak Enforcement Policies - Although 93% of respondents in the report said that strict visibility and control was an important factor for them, only 36% actually had an effective solution in place for unified visibility and access control.</w:t>
      </w:r>
    </w:p>
    <w:p w14:paraId="7F73C28E" w14:textId="77777777" w:rsidR="00635216" w:rsidRPr="00635216" w:rsidRDefault="00635216" w:rsidP="00E27D8D">
      <w:pPr>
        <w:pStyle w:val="Index"/>
        <w:spacing w:line="276" w:lineRule="auto"/>
        <w:ind w:right="567"/>
      </w:pPr>
    </w:p>
    <w:p w14:paraId="16FBABD6" w14:textId="77777777" w:rsidR="00635216" w:rsidRPr="00635216" w:rsidRDefault="00635216" w:rsidP="00E27D8D">
      <w:pPr>
        <w:pStyle w:val="Index"/>
        <w:spacing w:line="276" w:lineRule="auto"/>
        <w:ind w:right="567"/>
      </w:pPr>
      <w:r w:rsidRPr="00635216">
        <w:t>According to Teramind Inc. about 67% of malicious insiders are likely to email sensitive data to outside parties leading to data exfiltration and major incident costs for the organizations. There could be several motives for insiders to facilitate such attacks, for instance – money, disgruntling experiences, revenge or even accidental emailing.</w:t>
      </w:r>
    </w:p>
    <w:p w14:paraId="4FFBFA19" w14:textId="77777777" w:rsidR="00635216" w:rsidRPr="00635216" w:rsidRDefault="00635216" w:rsidP="00E27D8D">
      <w:pPr>
        <w:pStyle w:val="Index"/>
        <w:spacing w:line="276" w:lineRule="auto"/>
        <w:ind w:right="567"/>
      </w:pPr>
    </w:p>
    <w:p w14:paraId="10B66441" w14:textId="77777777" w:rsidR="00635216" w:rsidRPr="00635216" w:rsidRDefault="00635216" w:rsidP="00E27D8D">
      <w:pPr>
        <w:pStyle w:val="Index"/>
        <w:spacing w:line="276" w:lineRule="auto"/>
        <w:ind w:right="567"/>
      </w:pPr>
      <w:r w:rsidRPr="00635216">
        <w:t xml:space="preserve">There are tools in the market to detect precursors and indicators regarding potential data exfiltration attacks, but some of them do not </w:t>
      </w:r>
      <w:proofErr w:type="spellStart"/>
      <w:r w:rsidRPr="00635216">
        <w:t>acount</w:t>
      </w:r>
      <w:proofErr w:type="spellEnd"/>
      <w:r w:rsidRPr="00635216">
        <w:t xml:space="preserve"> for false positives heavily while others are not able to classify the intention of the employee as malicious or accidental.</w:t>
      </w:r>
    </w:p>
    <w:p w14:paraId="4030DCEB" w14:textId="77777777" w:rsidR="00635216" w:rsidRPr="00635216" w:rsidRDefault="00635216" w:rsidP="00E27D8D">
      <w:pPr>
        <w:pStyle w:val="Index"/>
        <w:spacing w:line="276" w:lineRule="auto"/>
        <w:ind w:right="567"/>
      </w:pPr>
    </w:p>
    <w:p w14:paraId="2D97EBE7" w14:textId="77777777" w:rsidR="00635216" w:rsidRPr="00635216" w:rsidRDefault="00635216" w:rsidP="00E27D8D">
      <w:pPr>
        <w:pStyle w:val="Index"/>
        <w:spacing w:line="276" w:lineRule="auto"/>
        <w:ind w:right="567"/>
      </w:pPr>
      <w:r w:rsidRPr="00635216">
        <w:t>Thus, in developing this research project, my aim was to detect indicators of compromise for a data exfiltration attack through insiders of the organization via email communications and classify the attack intention as “malicious” or “accidental”.</w:t>
      </w:r>
    </w:p>
    <w:p w14:paraId="712491A1" w14:textId="7AC877D8" w:rsidR="002C151C" w:rsidRPr="002C151C" w:rsidRDefault="002C151C" w:rsidP="00E27D8D">
      <w:pPr>
        <w:pStyle w:val="Heading3"/>
        <w:ind w:right="567"/>
        <w:rPr>
          <w:rFonts w:ascii="Times New Roman" w:hAnsi="Times New Roman" w:cs="Times New Roman"/>
        </w:rPr>
      </w:pPr>
    </w:p>
    <w:p w14:paraId="1171E26D" w14:textId="393DFC87" w:rsidR="00E3630F" w:rsidRPr="00E3630F" w:rsidRDefault="0097741B" w:rsidP="00E27D8D">
      <w:pPr>
        <w:pStyle w:val="TopicHeader"/>
        <w:ind w:right="567"/>
      </w:pPr>
      <w:bookmarkStart w:id="18" w:name="_Toc197605954"/>
      <w:r>
        <w:t>Scope of Project</w:t>
      </w:r>
      <w:bookmarkEnd w:id="18"/>
    </w:p>
    <w:p w14:paraId="424E7581" w14:textId="09CBD673" w:rsidR="00635216" w:rsidRDefault="00635216" w:rsidP="00E27D8D">
      <w:pPr>
        <w:pStyle w:val="Index"/>
        <w:spacing w:line="276" w:lineRule="auto"/>
        <w:ind w:right="567"/>
      </w:pPr>
      <w:r>
        <w:t xml:space="preserve">The following are the objectives that the project aims to </w:t>
      </w:r>
      <w:r w:rsidR="00461ED8">
        <w:t>cover:</w:t>
      </w:r>
    </w:p>
    <w:p w14:paraId="56FEA762" w14:textId="77777777" w:rsidR="00635216" w:rsidRDefault="00635216" w:rsidP="00E27D8D">
      <w:pPr>
        <w:pStyle w:val="Index"/>
        <w:spacing w:line="276" w:lineRule="auto"/>
        <w:ind w:right="567"/>
      </w:pPr>
    </w:p>
    <w:p w14:paraId="02684C6C" w14:textId="77777777" w:rsidR="00635216" w:rsidRDefault="00635216" w:rsidP="00E27D8D">
      <w:pPr>
        <w:pStyle w:val="Index"/>
        <w:spacing w:line="276" w:lineRule="auto"/>
        <w:ind w:right="567"/>
      </w:pPr>
      <w:r>
        <w:t xml:space="preserve">A) </w:t>
      </w:r>
      <w:r>
        <w:rPr>
          <w:b/>
          <w:bCs/>
        </w:rPr>
        <w:t>Phishing Detection</w:t>
      </w:r>
      <w:r>
        <w:t xml:space="preserve"> – To detect phishing attempts either from senders external to the organization or within the organization and to flag them with a relevant severity level and intention classification. To also detect spoofed emails and hyperlink attachments by examining the body of email messages using pre-defined phishing keywords. To also flag repeated phishing attempts from insiders or outsiders.</w:t>
      </w:r>
    </w:p>
    <w:p w14:paraId="76487B56" w14:textId="77777777" w:rsidR="00635216" w:rsidRDefault="00635216" w:rsidP="00E27D8D">
      <w:pPr>
        <w:pStyle w:val="Index"/>
        <w:spacing w:line="276" w:lineRule="auto"/>
        <w:ind w:right="567"/>
      </w:pPr>
    </w:p>
    <w:p w14:paraId="55B0839C" w14:textId="77777777" w:rsidR="00635216" w:rsidRDefault="00635216" w:rsidP="00E27D8D">
      <w:pPr>
        <w:pStyle w:val="Index"/>
        <w:spacing w:line="276" w:lineRule="auto"/>
        <w:ind w:right="567"/>
      </w:pPr>
      <w:r>
        <w:t xml:space="preserve">B) </w:t>
      </w:r>
      <w:r>
        <w:rPr>
          <w:b/>
          <w:bCs/>
        </w:rPr>
        <w:t>Confidential Communication</w:t>
      </w:r>
      <w:r>
        <w:t xml:space="preserve"> – To detect emails containing confidential keywords being sent to external receivers not a part of the organization and to flag these based on severity levels, intention classification and repeated attempts.</w:t>
      </w:r>
    </w:p>
    <w:p w14:paraId="6FB5E1B1" w14:textId="77777777" w:rsidR="00635216" w:rsidRDefault="00635216" w:rsidP="00E27D8D">
      <w:pPr>
        <w:pStyle w:val="Index"/>
        <w:spacing w:line="276" w:lineRule="auto"/>
        <w:ind w:right="567"/>
      </w:pPr>
    </w:p>
    <w:p w14:paraId="2FA04454" w14:textId="5FCABAC2" w:rsidR="00635216" w:rsidRDefault="00635216" w:rsidP="00E27D8D">
      <w:pPr>
        <w:pStyle w:val="Index"/>
        <w:spacing w:line="276" w:lineRule="auto"/>
        <w:ind w:right="567"/>
      </w:pPr>
      <w:r>
        <w:t xml:space="preserve">C) </w:t>
      </w:r>
      <w:r>
        <w:rPr>
          <w:b/>
          <w:bCs/>
        </w:rPr>
        <w:t>Confidential Attachments</w:t>
      </w:r>
      <w:r>
        <w:t xml:space="preserve"> – To sign confidential files and detect emails containing these </w:t>
      </w:r>
      <w:r w:rsidR="00461ED8">
        <w:t>confidential</w:t>
      </w:r>
      <w:r>
        <w:t xml:space="preserve"> attachments addressed to employees within the organization not having access to them or external unauthorized entities. To flag these alerts based on severity levels, intention classification and repeated attempts.</w:t>
      </w:r>
    </w:p>
    <w:p w14:paraId="326A1C43" w14:textId="77777777" w:rsidR="00635216" w:rsidRDefault="00635216" w:rsidP="00E27D8D">
      <w:pPr>
        <w:pStyle w:val="Index"/>
        <w:spacing w:line="276" w:lineRule="auto"/>
        <w:ind w:right="567"/>
      </w:pPr>
    </w:p>
    <w:p w14:paraId="2BCB16B3" w14:textId="7E3B5A1E" w:rsidR="00635216" w:rsidRDefault="00635216" w:rsidP="00E27D8D">
      <w:pPr>
        <w:pStyle w:val="Index"/>
        <w:spacing w:line="276" w:lineRule="auto"/>
        <w:ind w:right="567"/>
      </w:pPr>
      <w:r>
        <w:t xml:space="preserve">D) </w:t>
      </w:r>
      <w:r>
        <w:rPr>
          <w:b/>
          <w:bCs/>
        </w:rPr>
        <w:t>ZIP Attachments</w:t>
      </w:r>
      <w:r>
        <w:t xml:space="preserve"> – To flag emails containing compressed ZIP files and </w:t>
      </w:r>
      <w:r w:rsidR="00461ED8">
        <w:t>suspicious</w:t>
      </w:r>
      <w:r>
        <w:t xml:space="preserve"> emails and to extract the contents and hash of the respective compressed file structure.</w:t>
      </w:r>
    </w:p>
    <w:p w14:paraId="29329B22" w14:textId="77777777" w:rsidR="00635216" w:rsidRDefault="00635216" w:rsidP="00E27D8D">
      <w:pPr>
        <w:pStyle w:val="Index"/>
        <w:spacing w:line="276" w:lineRule="auto"/>
        <w:ind w:right="567"/>
      </w:pPr>
    </w:p>
    <w:p w14:paraId="1576337B" w14:textId="77777777" w:rsidR="00635216" w:rsidRDefault="00635216" w:rsidP="00E27D8D">
      <w:pPr>
        <w:pStyle w:val="Index"/>
        <w:spacing w:line="276" w:lineRule="auto"/>
        <w:ind w:right="567"/>
      </w:pPr>
      <w:r>
        <w:t xml:space="preserve">E) </w:t>
      </w:r>
      <w:r>
        <w:rPr>
          <w:b/>
          <w:bCs/>
        </w:rPr>
        <w:t>Normal Communication</w:t>
      </w:r>
      <w:r>
        <w:t xml:space="preserve"> – To ensure that normal email communication between employees along with normal attachments are not flagged as suspicious emails to achieve the aim of reducing false positives.</w:t>
      </w:r>
    </w:p>
    <w:p w14:paraId="72A1BE23" w14:textId="77777777" w:rsidR="00635216" w:rsidRDefault="00635216" w:rsidP="00E27D8D">
      <w:pPr>
        <w:pStyle w:val="Index"/>
        <w:spacing w:line="276" w:lineRule="auto"/>
        <w:ind w:right="567"/>
      </w:pPr>
    </w:p>
    <w:p w14:paraId="4208375B" w14:textId="42E76160" w:rsidR="00635216" w:rsidRDefault="00635216" w:rsidP="00E27D8D">
      <w:pPr>
        <w:pStyle w:val="Index"/>
        <w:spacing w:line="276" w:lineRule="auto"/>
        <w:ind w:right="567"/>
      </w:pPr>
      <w:r>
        <w:t xml:space="preserve">F) </w:t>
      </w:r>
      <w:r>
        <w:rPr>
          <w:b/>
          <w:bCs/>
        </w:rPr>
        <w:t>User History</w:t>
      </w:r>
      <w:r>
        <w:t xml:space="preserve"> – To set up a mechanism to record transactions carried out and processed by ea</w:t>
      </w:r>
      <w:r w:rsidR="00461ED8">
        <w:t>c</w:t>
      </w:r>
      <w:r>
        <w:t xml:space="preserve">h user of the organizations and add associated flags </w:t>
      </w:r>
      <w:r w:rsidR="00461ED8">
        <w:t>in case</w:t>
      </w:r>
      <w:r>
        <w:t xml:space="preserve"> alerts are generated for the respective user to indicate the organization if a potential data exfiltration attempt occurs.</w:t>
      </w:r>
    </w:p>
    <w:p w14:paraId="5040749A" w14:textId="77777777" w:rsidR="00635216" w:rsidRDefault="00635216" w:rsidP="00E27D8D">
      <w:pPr>
        <w:pStyle w:val="Index"/>
        <w:spacing w:line="276" w:lineRule="auto"/>
        <w:ind w:right="567"/>
      </w:pPr>
    </w:p>
    <w:p w14:paraId="53C609EA" w14:textId="369378AC" w:rsidR="00635216" w:rsidRDefault="00635216" w:rsidP="00E27D8D">
      <w:pPr>
        <w:pStyle w:val="Index"/>
        <w:spacing w:line="276" w:lineRule="auto"/>
        <w:ind w:right="567"/>
      </w:pPr>
      <w:r>
        <w:t xml:space="preserve">G) </w:t>
      </w:r>
      <w:r>
        <w:rPr>
          <w:b/>
          <w:bCs/>
        </w:rPr>
        <w:t>RBAC</w:t>
      </w:r>
      <w:r>
        <w:t xml:space="preserve"> – To implement </w:t>
      </w:r>
      <w:r w:rsidR="00461ED8">
        <w:t>role-based</w:t>
      </w:r>
      <w:r>
        <w:t xml:space="preserve"> access control within the organization to ensure that confidential files are accessed by users of particular roles assigned to them, whereas normal users/employees are not granted the same </w:t>
      </w:r>
      <w:r w:rsidR="00461ED8">
        <w:t>privileges</w:t>
      </w:r>
      <w:r>
        <w:t>.</w:t>
      </w:r>
    </w:p>
    <w:p w14:paraId="6F774B45" w14:textId="3900E244" w:rsidR="00635216" w:rsidRDefault="00635216" w:rsidP="00E27D8D">
      <w:pPr>
        <w:pStyle w:val="Index"/>
        <w:spacing w:line="276" w:lineRule="auto"/>
        <w:ind w:right="567"/>
      </w:pPr>
      <w:r>
        <w:lastRenderedPageBreak/>
        <w:t xml:space="preserve">H) </w:t>
      </w:r>
      <w:r>
        <w:rPr>
          <w:b/>
          <w:bCs/>
        </w:rPr>
        <w:t>Logging</w:t>
      </w:r>
      <w:r>
        <w:t xml:space="preserve"> – To effectively log all threat alerts in a color-coded format </w:t>
      </w:r>
      <w:r w:rsidR="00461ED8">
        <w:t>according</w:t>
      </w:r>
      <w:r>
        <w:t xml:space="preserve"> to severity levels. To display the contents of confidential attachments if found. To remove redundant logs and process them according to timestamps.  </w:t>
      </w:r>
    </w:p>
    <w:p w14:paraId="4E8F7A2C" w14:textId="77777777" w:rsidR="00635216" w:rsidRDefault="00635216" w:rsidP="00E27D8D">
      <w:pPr>
        <w:pStyle w:val="Index"/>
        <w:spacing w:line="276" w:lineRule="auto"/>
        <w:ind w:right="567"/>
      </w:pPr>
    </w:p>
    <w:p w14:paraId="714EB73C" w14:textId="3E662A6A" w:rsidR="00635216" w:rsidRDefault="00635216" w:rsidP="00E27D8D">
      <w:pPr>
        <w:pStyle w:val="Index"/>
        <w:spacing w:line="276" w:lineRule="auto"/>
        <w:ind w:right="567"/>
      </w:pPr>
      <w:r>
        <w:t xml:space="preserve">I) </w:t>
      </w:r>
      <w:r>
        <w:rPr>
          <w:b/>
          <w:bCs/>
        </w:rPr>
        <w:t>Customizable Rule Set</w:t>
      </w:r>
      <w:r>
        <w:t xml:space="preserve"> – To develop </w:t>
      </w:r>
      <w:r w:rsidR="00461ED8">
        <w:t>rule-based</w:t>
      </w:r>
      <w:r>
        <w:t xml:space="preserve"> intrusion detection system that can be customized according to the needs and preferences of the organization.</w:t>
      </w:r>
    </w:p>
    <w:p w14:paraId="73D85D0C" w14:textId="77777777" w:rsidR="00635216" w:rsidRDefault="00635216" w:rsidP="00E27D8D">
      <w:pPr>
        <w:pStyle w:val="Index"/>
        <w:spacing w:line="276" w:lineRule="auto"/>
        <w:ind w:right="567"/>
      </w:pPr>
    </w:p>
    <w:p w14:paraId="368E0479" w14:textId="22B04644" w:rsidR="00635216" w:rsidRDefault="00635216" w:rsidP="00E27D8D">
      <w:pPr>
        <w:pStyle w:val="Index"/>
        <w:spacing w:line="276" w:lineRule="auto"/>
        <w:ind w:right="567"/>
      </w:pPr>
      <w:r>
        <w:t xml:space="preserve">The scope of the project is carefully designed to address the most critical aspects of the identified problem domain while </w:t>
      </w:r>
      <w:r w:rsidR="00461ED8">
        <w:t>maintain</w:t>
      </w:r>
      <w:r>
        <w:t xml:space="preserve"> feasibility and accuracy of responses.</w:t>
      </w:r>
    </w:p>
    <w:p w14:paraId="014E70A0" w14:textId="77777777" w:rsidR="00635216" w:rsidRDefault="00635216" w:rsidP="00E27D8D">
      <w:pPr>
        <w:pStyle w:val="Index"/>
        <w:spacing w:line="276" w:lineRule="auto"/>
        <w:ind w:right="567"/>
      </w:pPr>
      <w:r>
        <w:t>It is equally important to acknowledge the aspects outside the current scope of this project.</w:t>
      </w:r>
    </w:p>
    <w:p w14:paraId="1CEEDD6E" w14:textId="13C0CE8D" w:rsidR="00635216" w:rsidRDefault="00635216" w:rsidP="00E27D8D">
      <w:pPr>
        <w:pStyle w:val="Index"/>
        <w:spacing w:line="276" w:lineRule="auto"/>
        <w:ind w:right="567"/>
      </w:pPr>
      <w:r>
        <w:t xml:space="preserve">While the tool can successfully detect and classify the alert to a potential data exfiltration attempt, it does not deploy measures to prevent similar attacks or threats. To </w:t>
      </w:r>
      <w:r w:rsidR="00461ED8">
        <w:t>analyse</w:t>
      </w:r>
      <w:r>
        <w:t xml:space="preserve"> the logs generated by the tool, an effective approach would be to enable a log parser. The tool does not make use of macro parsing for email content and attachments and thus generates alerts for a </w:t>
      </w:r>
      <w:proofErr w:type="gramStart"/>
      <w:r w:rsidR="00461ED8">
        <w:t>selected few attachments</w:t>
      </w:r>
      <w:proofErr w:type="gramEnd"/>
      <w:r>
        <w:t>.</w:t>
      </w:r>
    </w:p>
    <w:p w14:paraId="7737CCB1" w14:textId="77777777" w:rsidR="00156BAC" w:rsidRDefault="00156BAC" w:rsidP="00E27D8D">
      <w:pPr>
        <w:pStyle w:val="Index"/>
        <w:spacing w:line="276" w:lineRule="auto"/>
        <w:ind w:right="567"/>
      </w:pPr>
    </w:p>
    <w:p w14:paraId="1FE62667" w14:textId="3C12FB23" w:rsidR="004255B2" w:rsidRDefault="00E3630F" w:rsidP="00E27D8D">
      <w:pPr>
        <w:pStyle w:val="TopicHeader"/>
        <w:ind w:right="567"/>
      </w:pPr>
      <w:bookmarkStart w:id="19" w:name="_Toc197605955"/>
      <w:r>
        <w:t>Organization of report</w:t>
      </w:r>
      <w:bookmarkEnd w:id="19"/>
    </w:p>
    <w:p w14:paraId="7E9D282B" w14:textId="77777777" w:rsidR="00156BAC" w:rsidRDefault="00156BAC" w:rsidP="00E27D8D">
      <w:pPr>
        <w:pStyle w:val="ParaGraph"/>
        <w:ind w:left="0" w:right="567"/>
        <w:rPr>
          <w:szCs w:val="24"/>
        </w:rPr>
      </w:pPr>
      <w:r>
        <w:rPr>
          <w:szCs w:val="24"/>
        </w:rPr>
        <w:t>This report details the research, design, implementation, and evaluation of the "Email-Based Data Exfiltration through Insider Threat” tool. The subsequent chapters are organized as follows:</w:t>
      </w:r>
    </w:p>
    <w:p w14:paraId="6E1AF8EC" w14:textId="77777777" w:rsidR="00156BAC" w:rsidRDefault="00156BAC" w:rsidP="00E27D8D">
      <w:pPr>
        <w:pStyle w:val="ParaGraph"/>
        <w:numPr>
          <w:ilvl w:val="0"/>
          <w:numId w:val="53"/>
        </w:numPr>
        <w:suppressAutoHyphens/>
        <w:ind w:left="0" w:right="567"/>
        <w:textAlignment w:val="baseline"/>
        <w:rPr>
          <w:szCs w:val="24"/>
        </w:rPr>
      </w:pPr>
      <w:r>
        <w:rPr>
          <w:b/>
          <w:bCs/>
          <w:szCs w:val="24"/>
        </w:rPr>
        <w:t>Chapter 2: Theoretical Background &amp; Literature Survey:</w:t>
      </w:r>
      <w:r>
        <w:rPr>
          <w:szCs w:val="24"/>
        </w:rPr>
        <w:t xml:space="preserve"> Provides context by discussing relevant background concepts, reviewing existing insider threat solutions (traditional, specific, academic), highlighting their limitations in the email-based context, and identifying the research gap addressed by this project.</w:t>
      </w:r>
    </w:p>
    <w:p w14:paraId="1BCC66F4" w14:textId="77777777" w:rsidR="00156BAC" w:rsidRDefault="00156BAC" w:rsidP="00E27D8D">
      <w:pPr>
        <w:pStyle w:val="ParaGraph"/>
        <w:numPr>
          <w:ilvl w:val="0"/>
          <w:numId w:val="54"/>
        </w:numPr>
        <w:suppressAutoHyphens/>
        <w:ind w:left="0" w:right="567"/>
        <w:textAlignment w:val="baseline"/>
        <w:rPr>
          <w:szCs w:val="24"/>
        </w:rPr>
      </w:pPr>
      <w:r>
        <w:rPr>
          <w:b/>
          <w:bCs/>
          <w:szCs w:val="24"/>
        </w:rPr>
        <w:t>Chapter 3: The Proposed Model and Implementation Methodology:</w:t>
      </w:r>
      <w:r>
        <w:rPr>
          <w:szCs w:val="24"/>
        </w:rPr>
        <w:t xml:space="preserve"> Presents the detailed architecture of the tool, including its customized rule-set and unique features. It also describes the specific tools, techniques, rule types, and optimization strategies employed in its implementation.</w:t>
      </w:r>
    </w:p>
    <w:p w14:paraId="0B9663CE" w14:textId="77777777" w:rsidR="00156BAC" w:rsidRDefault="00156BAC" w:rsidP="00E27D8D">
      <w:pPr>
        <w:pStyle w:val="ParaGraph"/>
        <w:numPr>
          <w:ilvl w:val="0"/>
          <w:numId w:val="54"/>
        </w:numPr>
        <w:suppressAutoHyphens/>
        <w:ind w:left="0" w:right="567"/>
        <w:textAlignment w:val="baseline"/>
        <w:rPr>
          <w:szCs w:val="24"/>
        </w:rPr>
      </w:pPr>
      <w:r>
        <w:rPr>
          <w:b/>
          <w:bCs/>
          <w:szCs w:val="24"/>
        </w:rPr>
        <w:t>Chapter 4: Theoretical &amp; Empirical Result Analysis:</w:t>
      </w:r>
      <w:r>
        <w:rPr>
          <w:szCs w:val="24"/>
        </w:rPr>
        <w:t xml:space="preserve"> Describes the experimental setup, defines the evaluation metrics used to assess performance and accuracy, outlines the test scenarios, provides a theoretical analysis of expected behaviour, presents hypothetical empirical results, and compares these projected results against existing solutions.</w:t>
      </w:r>
    </w:p>
    <w:p w14:paraId="237F7C0D" w14:textId="77777777" w:rsidR="00156BAC" w:rsidRDefault="00156BAC" w:rsidP="00E27D8D">
      <w:pPr>
        <w:pStyle w:val="ParaGraph"/>
        <w:numPr>
          <w:ilvl w:val="0"/>
          <w:numId w:val="54"/>
        </w:numPr>
        <w:suppressAutoHyphens/>
        <w:ind w:left="0" w:right="567"/>
        <w:textAlignment w:val="baseline"/>
        <w:rPr>
          <w:szCs w:val="24"/>
        </w:rPr>
      </w:pPr>
      <w:r>
        <w:rPr>
          <w:b/>
          <w:bCs/>
          <w:szCs w:val="24"/>
        </w:rPr>
        <w:t>Chapter 5: Conclusion:</w:t>
      </w:r>
      <w:r>
        <w:rPr>
          <w:szCs w:val="24"/>
        </w:rPr>
        <w:t xml:space="preserve"> Summarizes the entire project, highlighting the key findings, contributions, and the overall significance of the research project.</w:t>
      </w:r>
    </w:p>
    <w:p w14:paraId="7AD43660" w14:textId="77777777" w:rsidR="00156BAC" w:rsidRDefault="00156BAC" w:rsidP="00E27D8D">
      <w:pPr>
        <w:pStyle w:val="ParaGraph"/>
        <w:numPr>
          <w:ilvl w:val="0"/>
          <w:numId w:val="54"/>
        </w:numPr>
        <w:suppressAutoHyphens/>
        <w:ind w:left="0" w:right="567"/>
        <w:textAlignment w:val="baseline"/>
        <w:rPr>
          <w:szCs w:val="24"/>
        </w:rPr>
      </w:pPr>
      <w:r>
        <w:rPr>
          <w:b/>
          <w:bCs/>
          <w:szCs w:val="24"/>
        </w:rPr>
        <w:t>Chapter 6: Future Work and Plan:</w:t>
      </w:r>
      <w:r>
        <w:rPr>
          <w:szCs w:val="24"/>
        </w:rPr>
        <w:t xml:space="preserve"> Discusses potential future enhancements, extensions, and research directions stemming from this work, and includes a placeholder for the project schedule.</w:t>
      </w:r>
    </w:p>
    <w:p w14:paraId="74FE0747" w14:textId="3A80D0BA" w:rsidR="004255B2" w:rsidRPr="00156BAC" w:rsidRDefault="00156BAC" w:rsidP="00E27D8D">
      <w:pPr>
        <w:pStyle w:val="ParaGraph"/>
        <w:numPr>
          <w:ilvl w:val="0"/>
          <w:numId w:val="54"/>
        </w:numPr>
        <w:suppressAutoHyphens/>
        <w:ind w:left="0" w:right="567"/>
        <w:textAlignment w:val="baseline"/>
        <w:rPr>
          <w:szCs w:val="24"/>
        </w:rPr>
      </w:pPr>
      <w:r w:rsidRPr="00156BAC">
        <w:rPr>
          <w:b/>
          <w:bCs/>
          <w:szCs w:val="24"/>
        </w:rPr>
        <w:t>References:</w:t>
      </w:r>
      <w:r w:rsidRPr="00156BAC">
        <w:rPr>
          <w:szCs w:val="24"/>
        </w:rPr>
        <w:t xml:space="preserve"> Lists the bibliographic references cited throughout the report.</w:t>
      </w:r>
    </w:p>
    <w:p w14:paraId="506A26D4" w14:textId="00B43615" w:rsidR="004255B2" w:rsidRPr="00156BAC" w:rsidRDefault="00E3630F" w:rsidP="00E27D8D">
      <w:pPr>
        <w:pStyle w:val="ChapterTitle"/>
        <w:ind w:right="567"/>
      </w:pPr>
      <w:bookmarkStart w:id="20" w:name="_Toc109215339"/>
      <w:bookmarkStart w:id="21" w:name="_Toc109215709"/>
      <w:bookmarkStart w:id="22" w:name="_Toc109215796"/>
      <w:bookmarkStart w:id="23" w:name="_Toc197605956"/>
      <w:bookmarkEnd w:id="20"/>
      <w:bookmarkEnd w:id="21"/>
      <w:bookmarkEnd w:id="22"/>
      <w:r w:rsidRPr="00156BAC">
        <w:lastRenderedPageBreak/>
        <w:t>T</w:t>
      </w:r>
      <w:r w:rsidR="00156BAC">
        <w:t>HEORETICAL BACKGROUND AND LITERATURE SURVEY</w:t>
      </w:r>
      <w:bookmarkEnd w:id="23"/>
      <w:r w:rsidRPr="00156BAC">
        <w:t xml:space="preserve"> </w:t>
      </w:r>
    </w:p>
    <w:p w14:paraId="02A3D0E3" w14:textId="4793EBFE" w:rsidR="00E3630F" w:rsidRDefault="00E3630F" w:rsidP="00E27D8D">
      <w:pPr>
        <w:pStyle w:val="TopicHeader"/>
        <w:ind w:right="567"/>
      </w:pPr>
      <w:bookmarkStart w:id="24" w:name="_Toc197605957"/>
      <w:r w:rsidRPr="00E3630F">
        <w:t>Comparative Analysis of Existing Schemes</w:t>
      </w:r>
      <w:bookmarkEnd w:id="24"/>
    </w:p>
    <w:p w14:paraId="308C0096" w14:textId="0222F115" w:rsidR="00E3630F" w:rsidRPr="00E3630F" w:rsidRDefault="00156BAC" w:rsidP="00E27D8D">
      <w:pPr>
        <w:pStyle w:val="Index"/>
        <w:ind w:right="567"/>
      </w:pPr>
      <w:r>
        <w:t xml:space="preserve">In order to explore the functionalities of existing tools, the following IDSs were </w:t>
      </w:r>
      <w:r w:rsidR="00461ED8">
        <w:t>explored:</w:t>
      </w:r>
      <w:r>
        <w:t xml:space="preserve"> Snort, Security Onion and OSSEC. A comparative analysis was carried out to weigh down the advantages and limitations of each of these tools in order to build the features within the research project. </w:t>
      </w:r>
    </w:p>
    <w:tbl>
      <w:tblPr>
        <w:tblW w:w="9881" w:type="dxa"/>
        <w:tblInd w:w="-30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28" w:type="dxa"/>
          <w:left w:w="28" w:type="dxa"/>
          <w:bottom w:w="28" w:type="dxa"/>
          <w:right w:w="28" w:type="dxa"/>
        </w:tblCellMar>
        <w:tblLook w:val="04A0" w:firstRow="1" w:lastRow="0" w:firstColumn="1" w:lastColumn="0" w:noHBand="0" w:noVBand="1"/>
      </w:tblPr>
      <w:tblGrid>
        <w:gridCol w:w="2098"/>
        <w:gridCol w:w="2560"/>
        <w:gridCol w:w="2386"/>
        <w:gridCol w:w="2837"/>
      </w:tblGrid>
      <w:tr w:rsidR="005B2B26" w14:paraId="0B350533" w14:textId="77777777" w:rsidTr="00207A61">
        <w:trPr>
          <w:trHeight w:val="384"/>
          <w:tblHeader/>
        </w:trPr>
        <w:tc>
          <w:tcPr>
            <w:tcW w:w="2098" w:type="dxa"/>
            <w:vAlign w:val="center"/>
          </w:tcPr>
          <w:p w14:paraId="7A11BCCE" w14:textId="77777777" w:rsidR="00156BAC" w:rsidRDefault="00156BAC" w:rsidP="00E27D8D">
            <w:pPr>
              <w:pStyle w:val="TableHeading"/>
              <w:ind w:right="567"/>
            </w:pPr>
            <w:r>
              <w:t>Feature</w:t>
            </w:r>
          </w:p>
        </w:tc>
        <w:tc>
          <w:tcPr>
            <w:tcW w:w="2560" w:type="dxa"/>
            <w:vAlign w:val="center"/>
          </w:tcPr>
          <w:p w14:paraId="1585365B" w14:textId="77777777" w:rsidR="00156BAC" w:rsidRDefault="00156BAC" w:rsidP="00E27D8D">
            <w:pPr>
              <w:pStyle w:val="TableHeading"/>
              <w:ind w:right="567"/>
            </w:pPr>
            <w:r>
              <w:t>Snort</w:t>
            </w:r>
          </w:p>
        </w:tc>
        <w:tc>
          <w:tcPr>
            <w:tcW w:w="2386" w:type="dxa"/>
            <w:vAlign w:val="center"/>
          </w:tcPr>
          <w:p w14:paraId="3282FCED" w14:textId="77777777" w:rsidR="00156BAC" w:rsidRDefault="00156BAC" w:rsidP="00E27D8D">
            <w:pPr>
              <w:pStyle w:val="TableHeading"/>
              <w:ind w:right="567"/>
            </w:pPr>
            <w:r>
              <w:t>OSSEC</w:t>
            </w:r>
          </w:p>
        </w:tc>
        <w:tc>
          <w:tcPr>
            <w:tcW w:w="2837" w:type="dxa"/>
            <w:vAlign w:val="center"/>
          </w:tcPr>
          <w:p w14:paraId="662DEEF4" w14:textId="77777777" w:rsidR="00156BAC" w:rsidRDefault="00156BAC" w:rsidP="00E27D8D">
            <w:pPr>
              <w:pStyle w:val="TableHeading"/>
              <w:ind w:right="567"/>
            </w:pPr>
            <w:r>
              <w:t>Security Onion</w:t>
            </w:r>
          </w:p>
        </w:tc>
      </w:tr>
      <w:tr w:rsidR="005B2B26" w14:paraId="74802B1B" w14:textId="77777777" w:rsidTr="00207A61">
        <w:trPr>
          <w:trHeight w:val="548"/>
        </w:trPr>
        <w:tc>
          <w:tcPr>
            <w:tcW w:w="2098" w:type="dxa"/>
            <w:vAlign w:val="center"/>
          </w:tcPr>
          <w:p w14:paraId="0C1520FD" w14:textId="77777777" w:rsidR="00156BAC" w:rsidRDefault="00156BAC" w:rsidP="00E27D8D">
            <w:pPr>
              <w:pStyle w:val="TableContents"/>
              <w:ind w:right="567"/>
            </w:pPr>
            <w:r>
              <w:rPr>
                <w:rStyle w:val="StrongEmphasis"/>
              </w:rPr>
              <w:t>Detection Type</w:t>
            </w:r>
          </w:p>
        </w:tc>
        <w:tc>
          <w:tcPr>
            <w:tcW w:w="2560" w:type="dxa"/>
            <w:vAlign w:val="center"/>
          </w:tcPr>
          <w:p w14:paraId="219F4AE0" w14:textId="77777777" w:rsidR="00156BAC" w:rsidRDefault="00156BAC" w:rsidP="00E27D8D">
            <w:pPr>
              <w:pStyle w:val="TableContents"/>
              <w:ind w:right="567"/>
            </w:pPr>
            <w:r>
              <w:t>Signature-based</w:t>
            </w:r>
          </w:p>
        </w:tc>
        <w:tc>
          <w:tcPr>
            <w:tcW w:w="2386" w:type="dxa"/>
            <w:vAlign w:val="center"/>
          </w:tcPr>
          <w:p w14:paraId="7708395B" w14:textId="77777777" w:rsidR="00156BAC" w:rsidRDefault="00156BAC" w:rsidP="00E27D8D">
            <w:pPr>
              <w:pStyle w:val="TableContents"/>
              <w:ind w:right="567"/>
            </w:pPr>
            <w:r>
              <w:t>Log-based + Rule-based</w:t>
            </w:r>
          </w:p>
        </w:tc>
        <w:tc>
          <w:tcPr>
            <w:tcW w:w="2837" w:type="dxa"/>
            <w:vAlign w:val="center"/>
          </w:tcPr>
          <w:p w14:paraId="118D4AED" w14:textId="77777777" w:rsidR="00156BAC" w:rsidRDefault="00156BAC" w:rsidP="00E27D8D">
            <w:pPr>
              <w:pStyle w:val="TableContents"/>
              <w:ind w:right="567"/>
            </w:pPr>
            <w:r>
              <w:t>Hybrid (Signature, Anomaly, Log)</w:t>
            </w:r>
          </w:p>
        </w:tc>
      </w:tr>
      <w:tr w:rsidR="005B2B26" w14:paraId="1B652818" w14:textId="77777777" w:rsidTr="00207A61">
        <w:trPr>
          <w:trHeight w:val="816"/>
        </w:trPr>
        <w:tc>
          <w:tcPr>
            <w:tcW w:w="2098" w:type="dxa"/>
            <w:vAlign w:val="center"/>
          </w:tcPr>
          <w:p w14:paraId="74028FCF" w14:textId="77777777" w:rsidR="00156BAC" w:rsidRDefault="00156BAC" w:rsidP="00E27D8D">
            <w:pPr>
              <w:pStyle w:val="TableContents"/>
              <w:ind w:right="567"/>
            </w:pPr>
            <w:r>
              <w:rPr>
                <w:rStyle w:val="StrongEmphasis"/>
              </w:rPr>
              <w:t>Real-time Monitoring</w:t>
            </w:r>
          </w:p>
        </w:tc>
        <w:tc>
          <w:tcPr>
            <w:tcW w:w="2560" w:type="dxa"/>
            <w:vAlign w:val="center"/>
          </w:tcPr>
          <w:p w14:paraId="2153F2B6" w14:textId="77777777" w:rsidR="00156BAC" w:rsidRDefault="00156BAC" w:rsidP="00E27D8D">
            <w:pPr>
              <w:pStyle w:val="TableContents"/>
              <w:ind w:right="567"/>
            </w:pPr>
            <w:r>
              <w:t>Yes</w:t>
            </w:r>
          </w:p>
        </w:tc>
        <w:tc>
          <w:tcPr>
            <w:tcW w:w="2386" w:type="dxa"/>
            <w:vAlign w:val="center"/>
          </w:tcPr>
          <w:p w14:paraId="2C92E2FF" w14:textId="77777777" w:rsidR="00156BAC" w:rsidRDefault="00156BAC" w:rsidP="00E27D8D">
            <w:pPr>
              <w:pStyle w:val="TableContents"/>
              <w:ind w:right="567"/>
            </w:pPr>
            <w:r>
              <w:t>Yes</w:t>
            </w:r>
          </w:p>
        </w:tc>
        <w:tc>
          <w:tcPr>
            <w:tcW w:w="2837" w:type="dxa"/>
            <w:vAlign w:val="center"/>
          </w:tcPr>
          <w:p w14:paraId="1A1B10EE" w14:textId="77777777" w:rsidR="00156BAC" w:rsidRDefault="00156BAC" w:rsidP="00E27D8D">
            <w:pPr>
              <w:pStyle w:val="TableContents"/>
              <w:ind w:right="567"/>
            </w:pPr>
            <w:r>
              <w:t>Yes</w:t>
            </w:r>
          </w:p>
        </w:tc>
      </w:tr>
      <w:tr w:rsidR="005B2B26" w14:paraId="21BB597E" w14:textId="77777777" w:rsidTr="00207A61">
        <w:trPr>
          <w:trHeight w:val="672"/>
        </w:trPr>
        <w:tc>
          <w:tcPr>
            <w:tcW w:w="2098" w:type="dxa"/>
            <w:vAlign w:val="center"/>
          </w:tcPr>
          <w:p w14:paraId="12BFEBF3" w14:textId="77777777" w:rsidR="00156BAC" w:rsidRDefault="00156BAC" w:rsidP="00E27D8D">
            <w:pPr>
              <w:pStyle w:val="TableContents"/>
              <w:ind w:right="567"/>
            </w:pPr>
            <w:r>
              <w:rPr>
                <w:rStyle w:val="StrongEmphasis"/>
              </w:rPr>
              <w:t>Alerting Mechanism</w:t>
            </w:r>
          </w:p>
        </w:tc>
        <w:tc>
          <w:tcPr>
            <w:tcW w:w="2560" w:type="dxa"/>
            <w:vAlign w:val="center"/>
          </w:tcPr>
          <w:p w14:paraId="67CB8AD6" w14:textId="77777777" w:rsidR="00156BAC" w:rsidRDefault="00156BAC" w:rsidP="00E27D8D">
            <w:pPr>
              <w:pStyle w:val="TableContents"/>
              <w:ind w:right="567"/>
              <w:jc w:val="center"/>
            </w:pPr>
            <w:r>
              <w:t>Real-time alerts via syslog/</w:t>
            </w:r>
            <w:proofErr w:type="spellStart"/>
            <w:r>
              <w:t>snmp</w:t>
            </w:r>
            <w:proofErr w:type="spellEnd"/>
          </w:p>
        </w:tc>
        <w:tc>
          <w:tcPr>
            <w:tcW w:w="2386" w:type="dxa"/>
            <w:vAlign w:val="center"/>
          </w:tcPr>
          <w:p w14:paraId="069A317A" w14:textId="77777777" w:rsidR="00156BAC" w:rsidRDefault="00156BAC" w:rsidP="00E27D8D">
            <w:pPr>
              <w:pStyle w:val="TableContents"/>
              <w:ind w:right="567"/>
            </w:pPr>
            <w:r>
              <w:t>Email, Syslog, Custom Scripts</w:t>
            </w:r>
          </w:p>
        </w:tc>
        <w:tc>
          <w:tcPr>
            <w:tcW w:w="2837" w:type="dxa"/>
            <w:vAlign w:val="center"/>
          </w:tcPr>
          <w:p w14:paraId="6468C0DA" w14:textId="77777777" w:rsidR="00156BAC" w:rsidRDefault="00156BAC" w:rsidP="00E27D8D">
            <w:pPr>
              <w:pStyle w:val="TableContents"/>
              <w:ind w:right="567"/>
            </w:pPr>
            <w:r>
              <w:t>GUI alerts, ELK Stack integration</w:t>
            </w:r>
          </w:p>
        </w:tc>
      </w:tr>
      <w:tr w:rsidR="005B2B26" w14:paraId="0898D3CC" w14:textId="77777777" w:rsidTr="00207A61">
        <w:trPr>
          <w:trHeight w:val="672"/>
        </w:trPr>
        <w:tc>
          <w:tcPr>
            <w:tcW w:w="2098" w:type="dxa"/>
            <w:vAlign w:val="center"/>
          </w:tcPr>
          <w:p w14:paraId="2B64F8A3" w14:textId="77777777" w:rsidR="00156BAC" w:rsidRDefault="00156BAC" w:rsidP="00E27D8D">
            <w:pPr>
              <w:pStyle w:val="TableContents"/>
              <w:ind w:right="567"/>
            </w:pPr>
            <w:r>
              <w:rPr>
                <w:rStyle w:val="StrongEmphasis"/>
              </w:rPr>
              <w:t>Type of Data Monitored</w:t>
            </w:r>
          </w:p>
        </w:tc>
        <w:tc>
          <w:tcPr>
            <w:tcW w:w="2560" w:type="dxa"/>
            <w:vAlign w:val="center"/>
          </w:tcPr>
          <w:p w14:paraId="5BA35217" w14:textId="77777777" w:rsidR="00156BAC" w:rsidRDefault="00156BAC" w:rsidP="00E27D8D">
            <w:pPr>
              <w:pStyle w:val="TableContents"/>
              <w:ind w:right="567"/>
            </w:pPr>
            <w:r>
              <w:t>Network packets</w:t>
            </w:r>
          </w:p>
        </w:tc>
        <w:tc>
          <w:tcPr>
            <w:tcW w:w="2386" w:type="dxa"/>
            <w:vAlign w:val="center"/>
          </w:tcPr>
          <w:p w14:paraId="23912422" w14:textId="77777777" w:rsidR="00156BAC" w:rsidRDefault="00156BAC" w:rsidP="00E27D8D">
            <w:pPr>
              <w:pStyle w:val="TableContents"/>
              <w:ind w:right="567"/>
            </w:pPr>
            <w:r>
              <w:t>System logs, file integrity, registry</w:t>
            </w:r>
          </w:p>
        </w:tc>
        <w:tc>
          <w:tcPr>
            <w:tcW w:w="2837" w:type="dxa"/>
            <w:vAlign w:val="center"/>
          </w:tcPr>
          <w:p w14:paraId="1223F5C9" w14:textId="77777777" w:rsidR="00156BAC" w:rsidRDefault="00156BAC" w:rsidP="00E27D8D">
            <w:pPr>
              <w:pStyle w:val="TableContents"/>
              <w:ind w:right="567"/>
            </w:pPr>
            <w:r>
              <w:t>Network traffic, logs, full packet capture</w:t>
            </w:r>
          </w:p>
        </w:tc>
      </w:tr>
      <w:tr w:rsidR="005B2B26" w14:paraId="2F141135" w14:textId="77777777" w:rsidTr="00207A61">
        <w:trPr>
          <w:trHeight w:val="672"/>
        </w:trPr>
        <w:tc>
          <w:tcPr>
            <w:tcW w:w="2098" w:type="dxa"/>
            <w:vAlign w:val="center"/>
          </w:tcPr>
          <w:p w14:paraId="6A02004A" w14:textId="77777777" w:rsidR="00156BAC" w:rsidRDefault="00156BAC" w:rsidP="00E27D8D">
            <w:pPr>
              <w:pStyle w:val="TableContents"/>
              <w:ind w:right="567"/>
            </w:pPr>
            <w:r>
              <w:rPr>
                <w:rStyle w:val="StrongEmphasis"/>
              </w:rPr>
              <w:t>Custom Rule Support</w:t>
            </w:r>
          </w:p>
        </w:tc>
        <w:tc>
          <w:tcPr>
            <w:tcW w:w="2560" w:type="dxa"/>
            <w:vAlign w:val="center"/>
          </w:tcPr>
          <w:p w14:paraId="69D20626" w14:textId="77777777" w:rsidR="00156BAC" w:rsidRDefault="00156BAC" w:rsidP="00E27D8D">
            <w:pPr>
              <w:pStyle w:val="TableContents"/>
              <w:ind w:right="567"/>
            </w:pPr>
            <w:r>
              <w:t>Strong (custom Snort rules)</w:t>
            </w:r>
          </w:p>
        </w:tc>
        <w:tc>
          <w:tcPr>
            <w:tcW w:w="2386" w:type="dxa"/>
            <w:vAlign w:val="center"/>
          </w:tcPr>
          <w:p w14:paraId="3942D5E4" w14:textId="77777777" w:rsidR="00156BAC" w:rsidRDefault="00156BAC" w:rsidP="00E27D8D">
            <w:pPr>
              <w:pStyle w:val="TableContents"/>
              <w:ind w:right="567"/>
            </w:pPr>
            <w:r>
              <w:t>Custom rules and decoders</w:t>
            </w:r>
          </w:p>
        </w:tc>
        <w:tc>
          <w:tcPr>
            <w:tcW w:w="2837" w:type="dxa"/>
            <w:vAlign w:val="center"/>
          </w:tcPr>
          <w:p w14:paraId="54146FDB" w14:textId="77777777" w:rsidR="00156BAC" w:rsidRDefault="00156BAC" w:rsidP="00E27D8D">
            <w:pPr>
              <w:pStyle w:val="TableContents"/>
              <w:ind w:right="567"/>
            </w:pPr>
            <w:r>
              <w:t>Supports Snort/Suricata rule customization</w:t>
            </w:r>
          </w:p>
        </w:tc>
      </w:tr>
      <w:tr w:rsidR="005B2B26" w14:paraId="6D4BDAD2" w14:textId="77777777" w:rsidTr="00207A61">
        <w:trPr>
          <w:trHeight w:val="672"/>
        </w:trPr>
        <w:tc>
          <w:tcPr>
            <w:tcW w:w="2098" w:type="dxa"/>
            <w:vAlign w:val="center"/>
          </w:tcPr>
          <w:p w14:paraId="2FE4E044" w14:textId="77777777" w:rsidR="00156BAC" w:rsidRDefault="00156BAC" w:rsidP="00E27D8D">
            <w:pPr>
              <w:pStyle w:val="TableContents"/>
              <w:ind w:right="567"/>
            </w:pPr>
            <w:r>
              <w:rPr>
                <w:rStyle w:val="StrongEmphasis"/>
              </w:rPr>
              <w:t>Ease of Setup</w:t>
            </w:r>
          </w:p>
        </w:tc>
        <w:tc>
          <w:tcPr>
            <w:tcW w:w="2560" w:type="dxa"/>
            <w:vAlign w:val="center"/>
          </w:tcPr>
          <w:p w14:paraId="7A7C6B83" w14:textId="77777777" w:rsidR="00156BAC" w:rsidRDefault="00156BAC" w:rsidP="00E27D8D">
            <w:pPr>
              <w:pStyle w:val="TableContents"/>
              <w:ind w:right="567"/>
            </w:pPr>
            <w:r>
              <w:t>Moderate (requires configuration)</w:t>
            </w:r>
          </w:p>
        </w:tc>
        <w:tc>
          <w:tcPr>
            <w:tcW w:w="2386" w:type="dxa"/>
            <w:vAlign w:val="center"/>
          </w:tcPr>
          <w:p w14:paraId="1235867D" w14:textId="77777777" w:rsidR="00156BAC" w:rsidRDefault="00156BAC" w:rsidP="00E27D8D">
            <w:pPr>
              <w:pStyle w:val="TableContents"/>
              <w:ind w:right="567"/>
            </w:pPr>
            <w:r>
              <w:t>Easy to moderate</w:t>
            </w:r>
          </w:p>
        </w:tc>
        <w:tc>
          <w:tcPr>
            <w:tcW w:w="2837" w:type="dxa"/>
            <w:vAlign w:val="center"/>
          </w:tcPr>
          <w:p w14:paraId="2A7533AA" w14:textId="77777777" w:rsidR="00156BAC" w:rsidRDefault="00156BAC" w:rsidP="00E27D8D">
            <w:pPr>
              <w:pStyle w:val="TableContents"/>
              <w:ind w:right="567"/>
            </w:pPr>
            <w:r>
              <w:t>Complex (multiple tools, VMs, config)</w:t>
            </w:r>
          </w:p>
        </w:tc>
      </w:tr>
      <w:tr w:rsidR="005B2B26" w14:paraId="0A9AC993" w14:textId="77777777" w:rsidTr="00207A61">
        <w:trPr>
          <w:trHeight w:val="672"/>
        </w:trPr>
        <w:tc>
          <w:tcPr>
            <w:tcW w:w="2098" w:type="dxa"/>
            <w:vAlign w:val="center"/>
          </w:tcPr>
          <w:p w14:paraId="121690DE" w14:textId="77777777" w:rsidR="00156BAC" w:rsidRDefault="00156BAC" w:rsidP="00E27D8D">
            <w:pPr>
              <w:pStyle w:val="TableContents"/>
              <w:ind w:right="567"/>
            </w:pPr>
            <w:r>
              <w:rPr>
                <w:rStyle w:val="StrongEmphasis"/>
              </w:rPr>
              <w:t>Resource Usage</w:t>
            </w:r>
          </w:p>
        </w:tc>
        <w:tc>
          <w:tcPr>
            <w:tcW w:w="2560" w:type="dxa"/>
            <w:vAlign w:val="center"/>
          </w:tcPr>
          <w:p w14:paraId="06C061C1" w14:textId="77777777" w:rsidR="00156BAC" w:rsidRDefault="00156BAC" w:rsidP="00E27D8D">
            <w:pPr>
              <w:pStyle w:val="TableContents"/>
              <w:ind w:right="567"/>
            </w:pPr>
            <w:r>
              <w:t>Low to moderate</w:t>
            </w:r>
          </w:p>
        </w:tc>
        <w:tc>
          <w:tcPr>
            <w:tcW w:w="2386" w:type="dxa"/>
            <w:vAlign w:val="center"/>
          </w:tcPr>
          <w:p w14:paraId="1D72D912" w14:textId="77777777" w:rsidR="00156BAC" w:rsidRDefault="00156BAC" w:rsidP="00E27D8D">
            <w:pPr>
              <w:pStyle w:val="TableContents"/>
              <w:ind w:right="567"/>
            </w:pPr>
            <w:r>
              <w:t>Low</w:t>
            </w:r>
          </w:p>
        </w:tc>
        <w:tc>
          <w:tcPr>
            <w:tcW w:w="2837" w:type="dxa"/>
            <w:vAlign w:val="center"/>
          </w:tcPr>
          <w:p w14:paraId="59FE449B" w14:textId="77777777" w:rsidR="00156BAC" w:rsidRDefault="00156BAC" w:rsidP="00E27D8D">
            <w:pPr>
              <w:pStyle w:val="TableContents"/>
              <w:ind w:right="567"/>
            </w:pPr>
            <w:r>
              <w:t>High (due to full-stack architecture)</w:t>
            </w:r>
          </w:p>
        </w:tc>
      </w:tr>
      <w:tr w:rsidR="005B2B26" w14:paraId="690E1F8E" w14:textId="77777777" w:rsidTr="00207A61">
        <w:trPr>
          <w:trHeight w:val="952"/>
        </w:trPr>
        <w:tc>
          <w:tcPr>
            <w:tcW w:w="2098" w:type="dxa"/>
            <w:vAlign w:val="center"/>
          </w:tcPr>
          <w:p w14:paraId="6F33C904" w14:textId="77777777" w:rsidR="00156BAC" w:rsidRDefault="00156BAC" w:rsidP="00E27D8D">
            <w:pPr>
              <w:pStyle w:val="TableContents"/>
              <w:ind w:right="567"/>
            </w:pPr>
            <w:r>
              <w:rPr>
                <w:rStyle w:val="StrongEmphasis"/>
              </w:rPr>
              <w:t>GUI Support</w:t>
            </w:r>
          </w:p>
        </w:tc>
        <w:tc>
          <w:tcPr>
            <w:tcW w:w="2560" w:type="dxa"/>
            <w:vAlign w:val="center"/>
          </w:tcPr>
          <w:p w14:paraId="30B39CA2" w14:textId="77777777" w:rsidR="00156BAC" w:rsidRDefault="00156BAC" w:rsidP="00E27D8D">
            <w:pPr>
              <w:pStyle w:val="TableContents"/>
              <w:ind w:right="567"/>
            </w:pPr>
            <w:r>
              <w:t>No (CLI-based, third-party GUIs exist)</w:t>
            </w:r>
          </w:p>
        </w:tc>
        <w:tc>
          <w:tcPr>
            <w:tcW w:w="2386" w:type="dxa"/>
            <w:vAlign w:val="center"/>
          </w:tcPr>
          <w:p w14:paraId="758CC831" w14:textId="77777777" w:rsidR="00156BAC" w:rsidRDefault="00156BAC" w:rsidP="00E27D8D">
            <w:pPr>
              <w:pStyle w:val="TableContents"/>
              <w:ind w:right="567"/>
            </w:pPr>
            <w:r>
              <w:t>No (CLI, Web UI via Wazuh)</w:t>
            </w:r>
          </w:p>
        </w:tc>
        <w:tc>
          <w:tcPr>
            <w:tcW w:w="2837" w:type="dxa"/>
            <w:vAlign w:val="center"/>
          </w:tcPr>
          <w:p w14:paraId="34E8FBBC" w14:textId="77777777" w:rsidR="00156BAC" w:rsidRDefault="00156BAC" w:rsidP="00E27D8D">
            <w:pPr>
              <w:pStyle w:val="TableContents"/>
              <w:ind w:right="567"/>
            </w:pPr>
            <w:r>
              <w:t xml:space="preserve">Yes (Kibana, </w:t>
            </w:r>
            <w:proofErr w:type="spellStart"/>
            <w:r>
              <w:t>Squert</w:t>
            </w:r>
            <w:proofErr w:type="spellEnd"/>
            <w:r>
              <w:t>, Sguil)</w:t>
            </w:r>
          </w:p>
        </w:tc>
      </w:tr>
      <w:tr w:rsidR="005B2B26" w14:paraId="1C47955B" w14:textId="77777777" w:rsidTr="00207A61">
        <w:trPr>
          <w:trHeight w:val="959"/>
        </w:trPr>
        <w:tc>
          <w:tcPr>
            <w:tcW w:w="2098" w:type="dxa"/>
            <w:vAlign w:val="center"/>
          </w:tcPr>
          <w:p w14:paraId="5DDD76A2" w14:textId="77777777" w:rsidR="00156BAC" w:rsidRDefault="00156BAC" w:rsidP="00E27D8D">
            <w:pPr>
              <w:pStyle w:val="TableContents"/>
              <w:ind w:right="567"/>
            </w:pPr>
            <w:r>
              <w:rPr>
                <w:rStyle w:val="StrongEmphasis"/>
              </w:rPr>
              <w:t>Strengths</w:t>
            </w:r>
          </w:p>
        </w:tc>
        <w:tc>
          <w:tcPr>
            <w:tcW w:w="2560" w:type="dxa"/>
            <w:vAlign w:val="center"/>
          </w:tcPr>
          <w:p w14:paraId="141CFBD9" w14:textId="77777777" w:rsidR="00156BAC" w:rsidRDefault="00156BAC" w:rsidP="00E27D8D">
            <w:pPr>
              <w:pStyle w:val="TableContents"/>
              <w:ind w:right="567"/>
            </w:pPr>
            <w:r>
              <w:t>Fast, lightweight, flexible</w:t>
            </w:r>
          </w:p>
        </w:tc>
        <w:tc>
          <w:tcPr>
            <w:tcW w:w="2386" w:type="dxa"/>
            <w:vAlign w:val="center"/>
          </w:tcPr>
          <w:p w14:paraId="36F662E3" w14:textId="77777777" w:rsidR="00156BAC" w:rsidRDefault="00156BAC" w:rsidP="00E27D8D">
            <w:pPr>
              <w:pStyle w:val="TableContents"/>
              <w:ind w:right="567"/>
            </w:pPr>
            <w:r>
              <w:t>Good for file integrity and compliance</w:t>
            </w:r>
          </w:p>
        </w:tc>
        <w:tc>
          <w:tcPr>
            <w:tcW w:w="2837" w:type="dxa"/>
            <w:vAlign w:val="center"/>
          </w:tcPr>
          <w:p w14:paraId="253C7B01" w14:textId="77777777" w:rsidR="00156BAC" w:rsidRDefault="00156BAC" w:rsidP="00E27D8D">
            <w:pPr>
              <w:pStyle w:val="TableContents"/>
              <w:keepNext/>
              <w:ind w:right="567"/>
            </w:pPr>
            <w:r>
              <w:t>Comprehensive, scalable, full visibility</w:t>
            </w:r>
          </w:p>
        </w:tc>
      </w:tr>
    </w:tbl>
    <w:p w14:paraId="358F5B75" w14:textId="7BFC7039" w:rsidR="00156BAC" w:rsidRPr="00156BAC" w:rsidRDefault="00156BAC" w:rsidP="00207A61">
      <w:pPr>
        <w:pStyle w:val="Caption"/>
        <w:ind w:right="567"/>
        <w:jc w:val="center"/>
      </w:pPr>
      <w:bookmarkStart w:id="25" w:name="_Toc197605715"/>
      <w:bookmarkStart w:id="26" w:name="_Toc197605876"/>
      <w:r>
        <w:t xml:space="preserve">Table </w:t>
      </w:r>
      <w:fldSimple w:instr=" SEQ Table \* ARABIC ">
        <w:r w:rsidR="008E2B32">
          <w:rPr>
            <w:noProof/>
          </w:rPr>
          <w:t>1</w:t>
        </w:r>
      </w:fldSimple>
      <w:r w:rsidR="00F20AEC">
        <w:t xml:space="preserve">: </w:t>
      </w:r>
      <w:r>
        <w:t>Comparative Analysis</w:t>
      </w:r>
      <w:bookmarkEnd w:id="25"/>
      <w:bookmarkEnd w:id="26"/>
    </w:p>
    <w:p w14:paraId="356E4353" w14:textId="5D224736" w:rsidR="004255B2" w:rsidRPr="00406078" w:rsidRDefault="00AA00F1" w:rsidP="00E27D8D">
      <w:pPr>
        <w:pStyle w:val="TopicHeader"/>
        <w:ind w:right="567"/>
      </w:pPr>
      <w:bookmarkStart w:id="27" w:name="_Toc197605958"/>
      <w:r>
        <w:lastRenderedPageBreak/>
        <w:t>Research Findings</w:t>
      </w:r>
      <w:bookmarkEnd w:id="27"/>
    </w:p>
    <w:p w14:paraId="008E43D2" w14:textId="77777777" w:rsidR="00F20AEC" w:rsidRDefault="00F20AEC" w:rsidP="00E27D8D">
      <w:pPr>
        <w:pStyle w:val="Textbody"/>
        <w:ind w:right="567" w:hanging="1134"/>
        <w:rPr>
          <w:szCs w:val="24"/>
        </w:rPr>
      </w:pPr>
      <w:r>
        <w:rPr>
          <w:szCs w:val="24"/>
        </w:rPr>
        <w:t xml:space="preserve">                The comparative analysis of Snort, OSSEC, and Security Onion highlights several key findings relevant to the design and deployment of intrusion detection systems, particularly in the context of insider threat detection and data exfiltration:</w:t>
      </w:r>
    </w:p>
    <w:p w14:paraId="6CCC7AE5" w14:textId="2C0ACDFF" w:rsidR="00F20AEC" w:rsidRDefault="00F20AEC" w:rsidP="00E27D8D">
      <w:pPr>
        <w:pStyle w:val="Textbody"/>
        <w:numPr>
          <w:ilvl w:val="0"/>
          <w:numId w:val="55"/>
        </w:numPr>
        <w:ind w:left="0" w:right="567"/>
      </w:pPr>
      <w:r>
        <w:rPr>
          <w:rStyle w:val="StrongEmphasis"/>
          <w:szCs w:val="24"/>
        </w:rPr>
        <w:t xml:space="preserve">Detection </w:t>
      </w:r>
      <w:r w:rsidR="00207A61">
        <w:rPr>
          <w:rStyle w:val="StrongEmphasis"/>
          <w:szCs w:val="24"/>
        </w:rPr>
        <w:t>Approach:</w:t>
      </w:r>
    </w:p>
    <w:p w14:paraId="7B939874" w14:textId="77777777" w:rsidR="00F20AEC" w:rsidRDefault="00F20AEC" w:rsidP="00E27D8D">
      <w:pPr>
        <w:pStyle w:val="Textbody"/>
        <w:numPr>
          <w:ilvl w:val="3"/>
          <w:numId w:val="55"/>
        </w:numPr>
        <w:ind w:left="0" w:right="567"/>
      </w:pPr>
      <w:r>
        <w:rPr>
          <w:rStyle w:val="StrongEmphasis"/>
          <w:szCs w:val="24"/>
        </w:rPr>
        <w:t>Snort</w:t>
      </w:r>
      <w:r>
        <w:rPr>
          <w:szCs w:val="24"/>
        </w:rPr>
        <w:t>, with its signature-based detection, excels at identifying known threats but struggles with zero-day exploits or insider-based anomalies that do not match predefined rule sets.</w:t>
      </w:r>
    </w:p>
    <w:p w14:paraId="684C89DB" w14:textId="77777777" w:rsidR="00F20AEC" w:rsidRDefault="00F20AEC" w:rsidP="00E27D8D">
      <w:pPr>
        <w:pStyle w:val="Textbody"/>
        <w:numPr>
          <w:ilvl w:val="3"/>
          <w:numId w:val="55"/>
        </w:numPr>
        <w:ind w:left="0" w:right="567"/>
      </w:pPr>
      <w:r>
        <w:rPr>
          <w:rStyle w:val="StrongEmphasis"/>
          <w:szCs w:val="24"/>
        </w:rPr>
        <w:t>OSSEC</w:t>
      </w:r>
      <w:r>
        <w:rPr>
          <w:szCs w:val="24"/>
        </w:rPr>
        <w:t>, being a host-based IDS, offers deep visibility into system-level activities such as unauthorized file changes, log anomalies, and privilege escalation attempts, which are often indicators of insider threats.</w:t>
      </w:r>
    </w:p>
    <w:p w14:paraId="5B51902A" w14:textId="53600522" w:rsidR="00F20AEC" w:rsidRDefault="00F20AEC" w:rsidP="00E27D8D">
      <w:pPr>
        <w:pStyle w:val="Textbody"/>
        <w:numPr>
          <w:ilvl w:val="3"/>
          <w:numId w:val="55"/>
        </w:numPr>
        <w:ind w:left="0" w:right="567"/>
      </w:pPr>
      <w:r>
        <w:rPr>
          <w:rStyle w:val="StrongEmphasis"/>
          <w:szCs w:val="24"/>
        </w:rPr>
        <w:t>Security Onion</w:t>
      </w:r>
      <w:r>
        <w:rPr>
          <w:szCs w:val="24"/>
        </w:rPr>
        <w:t xml:space="preserve"> combines multiple tools and provides a hybrid detection environment (signature + anomaly + full packet capture), offering the most comprehensive threat visibility even for </w:t>
      </w:r>
      <w:r w:rsidR="00207A61">
        <w:rPr>
          <w:szCs w:val="24"/>
        </w:rPr>
        <w:t>zero-day</w:t>
      </w:r>
      <w:r>
        <w:rPr>
          <w:szCs w:val="24"/>
        </w:rPr>
        <w:t xml:space="preserve"> exploits.</w:t>
      </w:r>
    </w:p>
    <w:p w14:paraId="631493E4" w14:textId="77777777" w:rsidR="00F20AEC" w:rsidRDefault="00F20AEC" w:rsidP="00E27D8D">
      <w:pPr>
        <w:pStyle w:val="Textbody"/>
        <w:numPr>
          <w:ilvl w:val="0"/>
          <w:numId w:val="55"/>
        </w:numPr>
        <w:ind w:left="0" w:right="567"/>
      </w:pPr>
      <w:r>
        <w:rPr>
          <w:rStyle w:val="StrongEmphasis"/>
          <w:szCs w:val="24"/>
        </w:rPr>
        <w:t>Suitability for Insider Threats</w:t>
      </w:r>
      <w:r>
        <w:rPr>
          <w:szCs w:val="24"/>
        </w:rPr>
        <w:t>:</w:t>
      </w:r>
    </w:p>
    <w:p w14:paraId="277A7C9A" w14:textId="41175206" w:rsidR="00F20AEC" w:rsidRDefault="00F20AEC" w:rsidP="00E27D8D">
      <w:pPr>
        <w:pStyle w:val="Textbody"/>
        <w:numPr>
          <w:ilvl w:val="1"/>
          <w:numId w:val="55"/>
        </w:numPr>
        <w:ind w:left="0" w:right="567"/>
      </w:pPr>
      <w:r>
        <w:rPr>
          <w:rStyle w:val="StrongEmphasis"/>
          <w:szCs w:val="24"/>
        </w:rPr>
        <w:t>OSSEC</w:t>
      </w:r>
      <w:r>
        <w:rPr>
          <w:szCs w:val="24"/>
        </w:rPr>
        <w:t xml:space="preserve"> is particularly suited for detecting insider threats due to its emphasis on log monitoring, file integrity checking, and system </w:t>
      </w:r>
      <w:r w:rsidR="00207A61">
        <w:rPr>
          <w:szCs w:val="24"/>
        </w:rPr>
        <w:t>behaviour</w:t>
      </w:r>
      <w:r>
        <w:rPr>
          <w:szCs w:val="24"/>
        </w:rPr>
        <w:t>.</w:t>
      </w:r>
    </w:p>
    <w:p w14:paraId="210AF391" w14:textId="4D86E333" w:rsidR="00F20AEC" w:rsidRDefault="00F20AEC" w:rsidP="00E27D8D">
      <w:pPr>
        <w:pStyle w:val="Textbody"/>
        <w:numPr>
          <w:ilvl w:val="1"/>
          <w:numId w:val="55"/>
        </w:numPr>
        <w:ind w:left="0" w:right="567"/>
      </w:pPr>
      <w:r>
        <w:rPr>
          <w:rStyle w:val="StrongEmphasis"/>
          <w:szCs w:val="24"/>
        </w:rPr>
        <w:t>Snort</w:t>
      </w:r>
      <w:r>
        <w:rPr>
          <w:szCs w:val="24"/>
        </w:rPr>
        <w:t xml:space="preserve"> is less effective for insider threats unless combined with </w:t>
      </w:r>
      <w:r w:rsidR="00207A61">
        <w:rPr>
          <w:szCs w:val="24"/>
        </w:rPr>
        <w:t>behavioural</w:t>
      </w:r>
      <w:r>
        <w:rPr>
          <w:szCs w:val="24"/>
        </w:rPr>
        <w:t xml:space="preserve"> analysis or enriched context. Although snort is preferable for small-scale enterprises.</w:t>
      </w:r>
    </w:p>
    <w:p w14:paraId="3C2ED06D" w14:textId="77777777" w:rsidR="00F20AEC" w:rsidRDefault="00F20AEC" w:rsidP="00E27D8D">
      <w:pPr>
        <w:pStyle w:val="Textbody"/>
        <w:numPr>
          <w:ilvl w:val="1"/>
          <w:numId w:val="55"/>
        </w:numPr>
        <w:ind w:left="0" w:right="567"/>
      </w:pPr>
      <w:r>
        <w:rPr>
          <w:rStyle w:val="StrongEmphasis"/>
          <w:szCs w:val="24"/>
        </w:rPr>
        <w:t>Security Onion</w:t>
      </w:r>
      <w:r>
        <w:rPr>
          <w:szCs w:val="24"/>
        </w:rPr>
        <w:t>, while powerful, may be resource-intensive for small-scale environments but offers high efficacy in detecting lateral movement and data exfiltration at scale.</w:t>
      </w:r>
    </w:p>
    <w:p w14:paraId="6AFEBBC3" w14:textId="77777777" w:rsidR="00F20AEC" w:rsidRDefault="00F20AEC" w:rsidP="00E27D8D">
      <w:pPr>
        <w:pStyle w:val="Textbody"/>
        <w:numPr>
          <w:ilvl w:val="0"/>
          <w:numId w:val="55"/>
        </w:numPr>
        <w:ind w:left="0" w:right="567"/>
      </w:pPr>
      <w:r>
        <w:rPr>
          <w:rStyle w:val="StrongEmphasis"/>
          <w:szCs w:val="24"/>
        </w:rPr>
        <w:t>Customization and Extensibility</w:t>
      </w:r>
      <w:r>
        <w:rPr>
          <w:szCs w:val="24"/>
        </w:rPr>
        <w:t>:</w:t>
      </w:r>
    </w:p>
    <w:p w14:paraId="497623B2" w14:textId="77777777" w:rsidR="00F20AEC" w:rsidRDefault="00F20AEC" w:rsidP="00E27D8D">
      <w:pPr>
        <w:pStyle w:val="Textbody"/>
        <w:numPr>
          <w:ilvl w:val="1"/>
          <w:numId w:val="55"/>
        </w:numPr>
        <w:ind w:left="0" w:right="567"/>
      </w:pPr>
      <w:r>
        <w:rPr>
          <w:szCs w:val="24"/>
        </w:rPr>
        <w:t xml:space="preserve">All three tools allow customization through rule definitions. However, </w:t>
      </w:r>
      <w:r>
        <w:rPr>
          <w:rStyle w:val="StrongEmphasis"/>
          <w:szCs w:val="24"/>
        </w:rPr>
        <w:t>Snort</w:t>
      </w:r>
      <w:r>
        <w:rPr>
          <w:szCs w:val="24"/>
        </w:rPr>
        <w:t xml:space="preserve"> and </w:t>
      </w:r>
      <w:r>
        <w:rPr>
          <w:rStyle w:val="StrongEmphasis"/>
          <w:szCs w:val="24"/>
        </w:rPr>
        <w:t>OSSEC</w:t>
      </w:r>
      <w:r>
        <w:rPr>
          <w:szCs w:val="24"/>
        </w:rPr>
        <w:t xml:space="preserve"> offer more direct control for developing specific rule sets tailored to organizational policies.</w:t>
      </w:r>
    </w:p>
    <w:p w14:paraId="5444473E" w14:textId="77777777" w:rsidR="00F20AEC" w:rsidRDefault="00F20AEC" w:rsidP="00E27D8D">
      <w:pPr>
        <w:pStyle w:val="Textbody"/>
        <w:numPr>
          <w:ilvl w:val="1"/>
          <w:numId w:val="55"/>
        </w:numPr>
        <w:ind w:left="0" w:right="567"/>
      </w:pPr>
      <w:r>
        <w:rPr>
          <w:rStyle w:val="StrongEmphasis"/>
          <w:szCs w:val="24"/>
        </w:rPr>
        <w:t>Security Onion</w:t>
      </w:r>
      <w:r>
        <w:rPr>
          <w:szCs w:val="24"/>
        </w:rPr>
        <w:t xml:space="preserve"> relies on integration with Suricata or Snort for rule tuning but provides more built-in dashboards and correlation engines via ELK stack.</w:t>
      </w:r>
    </w:p>
    <w:p w14:paraId="5A6DFEB9" w14:textId="77777777" w:rsidR="00F20AEC" w:rsidRDefault="00F20AEC" w:rsidP="00E27D8D">
      <w:pPr>
        <w:pStyle w:val="Textbody"/>
        <w:numPr>
          <w:ilvl w:val="0"/>
          <w:numId w:val="55"/>
        </w:numPr>
        <w:ind w:left="0" w:right="567"/>
      </w:pPr>
      <w:r>
        <w:rPr>
          <w:rStyle w:val="StrongEmphasis"/>
          <w:szCs w:val="24"/>
        </w:rPr>
        <w:t>Resource Requirements and Complexity</w:t>
      </w:r>
      <w:r>
        <w:rPr>
          <w:szCs w:val="24"/>
        </w:rPr>
        <w:t>:</w:t>
      </w:r>
    </w:p>
    <w:p w14:paraId="48D1D9F2" w14:textId="77777777" w:rsidR="00F20AEC" w:rsidRDefault="00F20AEC" w:rsidP="00E27D8D">
      <w:pPr>
        <w:pStyle w:val="Textbody"/>
        <w:numPr>
          <w:ilvl w:val="1"/>
          <w:numId w:val="55"/>
        </w:numPr>
        <w:ind w:left="0" w:right="567"/>
      </w:pPr>
      <w:r>
        <w:rPr>
          <w:rStyle w:val="StrongEmphasis"/>
          <w:szCs w:val="24"/>
        </w:rPr>
        <w:t>Snort</w:t>
      </w:r>
      <w:r>
        <w:rPr>
          <w:szCs w:val="24"/>
        </w:rPr>
        <w:t xml:space="preserve"> and </w:t>
      </w:r>
      <w:r>
        <w:rPr>
          <w:rStyle w:val="StrongEmphasis"/>
          <w:szCs w:val="24"/>
        </w:rPr>
        <w:t>OSSEC</w:t>
      </w:r>
      <w:r>
        <w:rPr>
          <w:szCs w:val="24"/>
        </w:rPr>
        <w:t xml:space="preserve"> are lightweight and suitable for small to medium organizations.</w:t>
      </w:r>
    </w:p>
    <w:p w14:paraId="35A2F17B" w14:textId="77777777" w:rsidR="00F20AEC" w:rsidRDefault="00F20AEC" w:rsidP="00E27D8D">
      <w:pPr>
        <w:pStyle w:val="Textbody"/>
        <w:numPr>
          <w:ilvl w:val="1"/>
          <w:numId w:val="55"/>
        </w:numPr>
        <w:ind w:left="0" w:right="567"/>
      </w:pPr>
      <w:r>
        <w:rPr>
          <w:rStyle w:val="StrongEmphasis"/>
          <w:szCs w:val="24"/>
        </w:rPr>
        <w:t>Security Onion</w:t>
      </w:r>
      <w:r>
        <w:rPr>
          <w:szCs w:val="24"/>
        </w:rPr>
        <w:t xml:space="preserve"> requires significant resources and expertise to deploy and manage effectively, making it better suited for enterprises with dedicated security teams.</w:t>
      </w:r>
    </w:p>
    <w:p w14:paraId="4716C9FC" w14:textId="77777777" w:rsidR="00F20AEC" w:rsidRDefault="00F20AEC" w:rsidP="00E27D8D">
      <w:pPr>
        <w:pStyle w:val="Textbody"/>
        <w:numPr>
          <w:ilvl w:val="0"/>
          <w:numId w:val="55"/>
        </w:numPr>
        <w:ind w:left="0" w:right="567"/>
      </w:pPr>
      <w:r>
        <w:rPr>
          <w:rStyle w:val="StrongEmphasis"/>
          <w:szCs w:val="24"/>
        </w:rPr>
        <w:t>Alert and Log Management</w:t>
      </w:r>
      <w:r>
        <w:rPr>
          <w:szCs w:val="24"/>
        </w:rPr>
        <w:t>:</w:t>
      </w:r>
    </w:p>
    <w:p w14:paraId="504F9B44" w14:textId="77777777" w:rsidR="00F20AEC" w:rsidRDefault="00F20AEC" w:rsidP="00E27D8D">
      <w:pPr>
        <w:pStyle w:val="Textbody"/>
        <w:numPr>
          <w:ilvl w:val="1"/>
          <w:numId w:val="55"/>
        </w:numPr>
        <w:ind w:left="0" w:right="567"/>
      </w:pPr>
      <w:r>
        <w:rPr>
          <w:rStyle w:val="StrongEmphasis"/>
          <w:szCs w:val="24"/>
        </w:rPr>
        <w:t>Security Onion</w:t>
      </w:r>
      <w:r>
        <w:rPr>
          <w:szCs w:val="24"/>
        </w:rPr>
        <w:t xml:space="preserve"> provides the most robust alert visualization and event correlation through integrated dashboards (Kibana, Sguil).</w:t>
      </w:r>
    </w:p>
    <w:p w14:paraId="19046DED" w14:textId="77777777" w:rsidR="00F20AEC" w:rsidRDefault="00F20AEC" w:rsidP="00E27D8D">
      <w:pPr>
        <w:pStyle w:val="Textbody"/>
        <w:numPr>
          <w:ilvl w:val="1"/>
          <w:numId w:val="55"/>
        </w:numPr>
        <w:ind w:left="0" w:right="567"/>
      </w:pPr>
      <w:r>
        <w:rPr>
          <w:rStyle w:val="StrongEmphasis"/>
          <w:szCs w:val="24"/>
        </w:rPr>
        <w:t>OSSEC</w:t>
      </w:r>
      <w:r>
        <w:rPr>
          <w:szCs w:val="24"/>
        </w:rPr>
        <w:t xml:space="preserve"> can send alerts to SIEMs or external scripts but lacks intuitive GUI dashboards unless integrated with Wazuh.</w:t>
      </w:r>
    </w:p>
    <w:p w14:paraId="59F9D7FD" w14:textId="77777777" w:rsidR="00F20AEC" w:rsidRDefault="00F20AEC" w:rsidP="00E27D8D">
      <w:pPr>
        <w:pStyle w:val="Textbody"/>
        <w:numPr>
          <w:ilvl w:val="1"/>
          <w:numId w:val="55"/>
        </w:numPr>
        <w:ind w:left="0" w:right="567"/>
      </w:pPr>
      <w:r>
        <w:rPr>
          <w:rStyle w:val="StrongEmphasis"/>
          <w:szCs w:val="24"/>
        </w:rPr>
        <w:t>Snort</w:t>
      </w:r>
      <w:r>
        <w:rPr>
          <w:szCs w:val="24"/>
        </w:rPr>
        <w:t xml:space="preserve"> outputs alerts in raw log format, requiring additional tools for visualization and correlation.</w:t>
      </w:r>
    </w:p>
    <w:p w14:paraId="60DFFC45" w14:textId="77777777" w:rsidR="00F20AEC" w:rsidRDefault="00F20AEC" w:rsidP="00E27D8D">
      <w:pPr>
        <w:pStyle w:val="Textbody"/>
        <w:ind w:right="567"/>
        <w:rPr>
          <w:szCs w:val="24"/>
        </w:rPr>
      </w:pPr>
    </w:p>
    <w:p w14:paraId="0BDDCA79" w14:textId="77777777" w:rsidR="00F20AEC" w:rsidRDefault="00F20AEC" w:rsidP="00E27D8D">
      <w:pPr>
        <w:pStyle w:val="Textbody"/>
        <w:ind w:right="567"/>
      </w:pPr>
      <w:r>
        <w:rPr>
          <w:szCs w:val="24"/>
        </w:rPr>
        <w:t xml:space="preserve">These findings can guide the selection and design of intrusion detection mechanisms depending on the size, threat model, and infrastructure of the organization. For insider threat detection tools </w:t>
      </w:r>
      <w:r>
        <w:rPr>
          <w:szCs w:val="24"/>
        </w:rPr>
        <w:lastRenderedPageBreak/>
        <w:t xml:space="preserve">like the one proposed in this project, combining </w:t>
      </w:r>
      <w:r>
        <w:rPr>
          <w:rStyle w:val="StrongEmphasis"/>
          <w:szCs w:val="24"/>
        </w:rPr>
        <w:t>OSSEC-style host monitoring</w:t>
      </w:r>
      <w:r>
        <w:rPr>
          <w:szCs w:val="24"/>
        </w:rPr>
        <w:t xml:space="preserve"> with </w:t>
      </w:r>
      <w:r>
        <w:rPr>
          <w:rStyle w:val="StrongEmphasis"/>
          <w:szCs w:val="24"/>
        </w:rPr>
        <w:t>Snort-like rule-based detection</w:t>
      </w:r>
      <w:r>
        <w:rPr>
          <w:szCs w:val="24"/>
        </w:rPr>
        <w:t xml:space="preserve"> and </w:t>
      </w:r>
      <w:r>
        <w:rPr>
          <w:rStyle w:val="StrongEmphasis"/>
          <w:szCs w:val="24"/>
        </w:rPr>
        <w:t>Security Onion’s alerting mechanisms</w:t>
      </w:r>
      <w:r>
        <w:rPr>
          <w:szCs w:val="24"/>
        </w:rPr>
        <w:t xml:space="preserve"> could yield an efficient and scalable solution.</w:t>
      </w:r>
    </w:p>
    <w:p w14:paraId="56AD2A8B" w14:textId="77777777" w:rsidR="00F20AEC" w:rsidRDefault="00F20AEC" w:rsidP="00E27D8D">
      <w:pPr>
        <w:pStyle w:val="Standard"/>
        <w:ind w:right="567" w:hanging="1134"/>
        <w:rPr>
          <w:szCs w:val="24"/>
        </w:rPr>
      </w:pPr>
    </w:p>
    <w:p w14:paraId="4C46053D" w14:textId="783A90CC" w:rsidR="00F20AEC" w:rsidRDefault="00F20AEC" w:rsidP="00E27D8D">
      <w:pPr>
        <w:pStyle w:val="Standard"/>
        <w:ind w:right="567" w:hanging="1134"/>
        <w:rPr>
          <w:szCs w:val="24"/>
        </w:rPr>
      </w:pPr>
      <w:r>
        <w:rPr>
          <w:szCs w:val="24"/>
        </w:rPr>
        <w:t xml:space="preserve">                   On careful examination of research papers examined as a part of the literature review, a few key points were to be noted that could </w:t>
      </w:r>
      <w:r w:rsidR="00207A61">
        <w:rPr>
          <w:szCs w:val="24"/>
        </w:rPr>
        <w:t>enhance</w:t>
      </w:r>
      <w:r>
        <w:rPr>
          <w:szCs w:val="24"/>
        </w:rPr>
        <w:t xml:space="preserve"> the key systems and functionalities of the research project. While machine learning based anomaly detection works well in insider threat detection, it has an associated overhead cost for </w:t>
      </w:r>
      <w:r w:rsidR="00207A61">
        <w:rPr>
          <w:szCs w:val="24"/>
        </w:rPr>
        <w:t>implementing</w:t>
      </w:r>
      <w:r>
        <w:rPr>
          <w:szCs w:val="24"/>
        </w:rPr>
        <w:t xml:space="preserve"> the same. On the other </w:t>
      </w:r>
      <w:r w:rsidR="00207A61">
        <w:rPr>
          <w:szCs w:val="24"/>
        </w:rPr>
        <w:t>hand,</w:t>
      </w:r>
      <w:r>
        <w:rPr>
          <w:szCs w:val="24"/>
        </w:rPr>
        <w:t xml:space="preserve"> static rule-based detection is preferred for small-scale and medium-scale enterprises, that promise real-time detection alerts of threats and classification of intention. </w:t>
      </w:r>
      <w:r w:rsidR="00207A61">
        <w:rPr>
          <w:szCs w:val="24"/>
        </w:rPr>
        <w:t>Thus,</w:t>
      </w:r>
      <w:r>
        <w:rPr>
          <w:szCs w:val="24"/>
        </w:rPr>
        <w:t xml:space="preserve"> for the purpose of this research methodology static </w:t>
      </w:r>
      <w:r w:rsidR="00207A61">
        <w:rPr>
          <w:szCs w:val="24"/>
        </w:rPr>
        <w:t>rule-based</w:t>
      </w:r>
      <w:r>
        <w:rPr>
          <w:szCs w:val="24"/>
        </w:rPr>
        <w:t xml:space="preserve"> detection has been employed to alert for email-based insider threats encouraging data exfiltration attempts.</w:t>
      </w:r>
    </w:p>
    <w:p w14:paraId="42C9C3C2" w14:textId="1CB901FF" w:rsidR="00AA00F1" w:rsidRPr="00AA00F1" w:rsidRDefault="00AA00F1" w:rsidP="00E27D8D">
      <w:pPr>
        <w:pStyle w:val="ParaGraph"/>
        <w:ind w:right="567"/>
      </w:pPr>
    </w:p>
    <w:p w14:paraId="474FA3CE" w14:textId="77777777" w:rsidR="004255B2" w:rsidRDefault="004255B2" w:rsidP="00E27D8D">
      <w:pPr>
        <w:pStyle w:val="ParaGraph"/>
        <w:ind w:right="567"/>
      </w:pPr>
      <w:r>
        <w:br w:type="page"/>
      </w:r>
    </w:p>
    <w:p w14:paraId="554C027B" w14:textId="0835E688" w:rsidR="004255B2" w:rsidRPr="008450FE" w:rsidRDefault="00AA00F1" w:rsidP="00E27D8D">
      <w:pPr>
        <w:pStyle w:val="ChapterTitle"/>
        <w:ind w:right="567"/>
      </w:pPr>
      <w:bookmarkStart w:id="28" w:name="_Toc197605959"/>
      <w:r>
        <w:lastRenderedPageBreak/>
        <w:t>T</w:t>
      </w:r>
      <w:r w:rsidR="00F20AEC">
        <w:t>HE PROPOSED MODEL AND IMPLEMENTATION STRATEGY</w:t>
      </w:r>
      <w:bookmarkEnd w:id="28"/>
      <w:r>
        <w:t xml:space="preserve"> </w:t>
      </w:r>
    </w:p>
    <w:p w14:paraId="6008110F" w14:textId="0F95EF8F" w:rsidR="004255B2" w:rsidRDefault="00AA00F1" w:rsidP="00E27D8D">
      <w:pPr>
        <w:pStyle w:val="TopicHeader"/>
        <w:ind w:right="567"/>
      </w:pPr>
      <w:bookmarkStart w:id="29" w:name="_Toc197605960"/>
      <w:r>
        <w:t>The Problem Statement (Revisited)</w:t>
      </w:r>
      <w:bookmarkEnd w:id="29"/>
    </w:p>
    <w:p w14:paraId="1A259C49" w14:textId="7E8C881F" w:rsidR="00F20AEC" w:rsidRPr="00F20AEC" w:rsidRDefault="00F20AEC" w:rsidP="00E27D8D">
      <w:pPr>
        <w:pStyle w:val="Index"/>
        <w:spacing w:after="140" w:line="276" w:lineRule="auto"/>
        <w:ind w:right="567"/>
        <w:rPr>
          <w:sz w:val="28"/>
          <w:szCs w:val="28"/>
        </w:rPr>
      </w:pPr>
      <w:r>
        <w:t xml:space="preserve">In modern enterprises, insider threats pose a significant risk to information security, particularly through data exfiltration via email communications. Traditional Intrusion Detection Systems (IDS) such as Snort and OSSEC, that are effective at detecting known external threats, often fail to detect complex zero-day exploits involving insider activities—especially when data exfiltration is intentional, disguised, or obfuscated. Existing solutions also struggle with real-time detection and classification of insider actions due to the lack of </w:t>
      </w:r>
      <w:r w:rsidR="00207A61">
        <w:t>behaviour</w:t>
      </w:r>
      <w:r>
        <w:t>-aware analysis, file sensitivity tagging, and contextual awareness, but mainly due to their lack of being able to classify intentions of insiders.</w:t>
      </w:r>
    </w:p>
    <w:p w14:paraId="2FE96F18" w14:textId="57C7CD69" w:rsidR="00F20AEC" w:rsidRDefault="00F20AEC" w:rsidP="00E27D8D">
      <w:pPr>
        <w:pStyle w:val="Textbody"/>
        <w:ind w:right="567"/>
        <w:rPr>
          <w:szCs w:val="24"/>
        </w:rPr>
      </w:pPr>
      <w:r>
        <w:rPr>
          <w:szCs w:val="24"/>
        </w:rPr>
        <w:t xml:space="preserve">Moreover, employees may use obfuscated language, repackaged or compressed ZIP files, or storing confidential attachments in drafts to bypass detection, making it imperative to build systems that go beyond signature-based methods. Literature findings emphasize the need for centralized logging, real-time alerting, anomaly detection, and user </w:t>
      </w:r>
      <w:r w:rsidR="00207A61">
        <w:rPr>
          <w:szCs w:val="24"/>
        </w:rPr>
        <w:t>behaviour</w:t>
      </w:r>
      <w:r>
        <w:rPr>
          <w:szCs w:val="24"/>
        </w:rPr>
        <w:t xml:space="preserve"> analysis to combat insider threats effectively.</w:t>
      </w:r>
    </w:p>
    <w:p w14:paraId="2957A5A4" w14:textId="77777777" w:rsidR="00F20AEC" w:rsidRDefault="00F20AEC" w:rsidP="00E27D8D">
      <w:pPr>
        <w:pStyle w:val="Textbody"/>
        <w:ind w:right="567"/>
        <w:rPr>
          <w:szCs w:val="24"/>
        </w:rPr>
      </w:pPr>
      <w:r>
        <w:rPr>
          <w:szCs w:val="24"/>
        </w:rPr>
        <w:t>Therefore, there is an emerging need for a lightweight, real-time, and intelligent insider threat detection system that:</w:t>
      </w:r>
    </w:p>
    <w:p w14:paraId="227A47B7" w14:textId="77777777" w:rsidR="00F20AEC" w:rsidRDefault="00F20AEC" w:rsidP="00E27D8D">
      <w:pPr>
        <w:pStyle w:val="Textbody"/>
        <w:numPr>
          <w:ilvl w:val="0"/>
          <w:numId w:val="56"/>
        </w:numPr>
        <w:ind w:right="567"/>
        <w:rPr>
          <w:szCs w:val="24"/>
        </w:rPr>
      </w:pPr>
      <w:r>
        <w:rPr>
          <w:szCs w:val="24"/>
        </w:rPr>
        <w:t>Monitors email communication (sent, received, in drafts, reply-to etc),</w:t>
      </w:r>
    </w:p>
    <w:p w14:paraId="481E07BA" w14:textId="48049D12" w:rsidR="00F20AEC" w:rsidRDefault="00207A61" w:rsidP="00E27D8D">
      <w:pPr>
        <w:pStyle w:val="Textbody"/>
        <w:numPr>
          <w:ilvl w:val="0"/>
          <w:numId w:val="56"/>
        </w:numPr>
        <w:ind w:right="567"/>
        <w:rPr>
          <w:szCs w:val="24"/>
        </w:rPr>
      </w:pPr>
      <w:r>
        <w:rPr>
          <w:szCs w:val="24"/>
        </w:rPr>
        <w:t>Analyses</w:t>
      </w:r>
      <w:r w:rsidR="00F20AEC">
        <w:rPr>
          <w:szCs w:val="24"/>
        </w:rPr>
        <w:t xml:space="preserve"> content for phishing, misaddressed </w:t>
      </w:r>
      <w:r>
        <w:rPr>
          <w:szCs w:val="24"/>
        </w:rPr>
        <w:t>recipe</w:t>
      </w:r>
      <w:r w:rsidR="00F20AEC">
        <w:rPr>
          <w:szCs w:val="24"/>
        </w:rPr>
        <w:t>, and unauthorized file-sharing activities,</w:t>
      </w:r>
    </w:p>
    <w:p w14:paraId="431B5904" w14:textId="77777777" w:rsidR="00F20AEC" w:rsidRDefault="00F20AEC" w:rsidP="00E27D8D">
      <w:pPr>
        <w:pStyle w:val="Textbody"/>
        <w:numPr>
          <w:ilvl w:val="0"/>
          <w:numId w:val="56"/>
        </w:numPr>
        <w:ind w:right="567"/>
      </w:pPr>
      <w:r>
        <w:rPr>
          <w:szCs w:val="24"/>
        </w:rPr>
        <w:t xml:space="preserve">Classifies actions as </w:t>
      </w:r>
      <w:r>
        <w:rPr>
          <w:rStyle w:val="StrongEmphasis"/>
          <w:szCs w:val="24"/>
        </w:rPr>
        <w:t>accidental</w:t>
      </w:r>
      <w:r>
        <w:rPr>
          <w:szCs w:val="24"/>
        </w:rPr>
        <w:t xml:space="preserve"> or </w:t>
      </w:r>
      <w:r>
        <w:rPr>
          <w:rStyle w:val="StrongEmphasis"/>
          <w:szCs w:val="24"/>
        </w:rPr>
        <w:t>malicious</w:t>
      </w:r>
      <w:r>
        <w:rPr>
          <w:szCs w:val="24"/>
        </w:rPr>
        <w:t>,</w:t>
      </w:r>
    </w:p>
    <w:p w14:paraId="0B32BE41" w14:textId="77777777" w:rsidR="00F20AEC" w:rsidRDefault="00F20AEC" w:rsidP="00E27D8D">
      <w:pPr>
        <w:pStyle w:val="Textbody"/>
        <w:numPr>
          <w:ilvl w:val="0"/>
          <w:numId w:val="56"/>
        </w:numPr>
        <w:ind w:right="567"/>
        <w:rPr>
          <w:szCs w:val="24"/>
        </w:rPr>
      </w:pPr>
      <w:r>
        <w:rPr>
          <w:szCs w:val="24"/>
        </w:rPr>
        <w:t>Leverages file tagging, fuzzy hashing, and NLP techniques to detect exfiltration attempts,</w:t>
      </w:r>
    </w:p>
    <w:p w14:paraId="34B98840" w14:textId="77777777" w:rsidR="00F20AEC" w:rsidRDefault="00F20AEC" w:rsidP="00E27D8D">
      <w:pPr>
        <w:pStyle w:val="Textbody"/>
        <w:numPr>
          <w:ilvl w:val="0"/>
          <w:numId w:val="56"/>
        </w:numPr>
        <w:ind w:right="567"/>
        <w:rPr>
          <w:szCs w:val="24"/>
        </w:rPr>
      </w:pPr>
      <w:r>
        <w:rPr>
          <w:szCs w:val="24"/>
        </w:rPr>
        <w:t>Integrates a rule-based and anomaly-based hybrid detection model,</w:t>
      </w:r>
    </w:p>
    <w:p w14:paraId="4CACC169" w14:textId="77777777" w:rsidR="00F20AEC" w:rsidRDefault="00F20AEC" w:rsidP="00E27D8D">
      <w:pPr>
        <w:pStyle w:val="Textbody"/>
        <w:numPr>
          <w:ilvl w:val="0"/>
          <w:numId w:val="56"/>
        </w:numPr>
        <w:ind w:right="567"/>
        <w:rPr>
          <w:szCs w:val="24"/>
        </w:rPr>
      </w:pPr>
      <w:r>
        <w:rPr>
          <w:szCs w:val="24"/>
        </w:rPr>
        <w:t>Provides color-coded CLI alerts and optional real-time notifications.</w:t>
      </w:r>
    </w:p>
    <w:p w14:paraId="1A84C1E6" w14:textId="77777777" w:rsidR="00F20AEC" w:rsidRDefault="00F20AEC" w:rsidP="00E27D8D">
      <w:pPr>
        <w:pStyle w:val="Textbody"/>
        <w:ind w:right="567"/>
        <w:rPr>
          <w:szCs w:val="24"/>
        </w:rPr>
      </w:pPr>
      <w:r>
        <w:rPr>
          <w:szCs w:val="24"/>
        </w:rPr>
        <w:t>This project aims to address these gaps by developing a custom, real-time IDS tailored for small to medium-sized organizations, enhancing security visibility and incident response capabilities against email-based insider threats.</w:t>
      </w:r>
    </w:p>
    <w:p w14:paraId="5F1FDC9D" w14:textId="74693F8C" w:rsidR="00AA00F1" w:rsidRPr="00AA00F1" w:rsidRDefault="00AA00F1" w:rsidP="00E27D8D">
      <w:pPr>
        <w:pStyle w:val="ParaGraph"/>
        <w:ind w:right="567"/>
      </w:pPr>
    </w:p>
    <w:p w14:paraId="5494BF8E" w14:textId="683F2A33" w:rsidR="004255B2" w:rsidRDefault="00F85E31" w:rsidP="00E27D8D">
      <w:pPr>
        <w:pStyle w:val="TopicHeader"/>
        <w:ind w:right="567"/>
      </w:pPr>
      <w:bookmarkStart w:id="30" w:name="_Toc197605961"/>
      <w:r>
        <w:t>The System Model</w:t>
      </w:r>
      <w:bookmarkEnd w:id="30"/>
    </w:p>
    <w:p w14:paraId="60866EEA" w14:textId="20B8726C" w:rsidR="00F20AEC" w:rsidRDefault="00F20AEC" w:rsidP="00E27D8D">
      <w:pPr>
        <w:pStyle w:val="Heading4"/>
        <w:ind w:left="1134" w:right="567" w:hanging="1134"/>
      </w:pPr>
      <w:r>
        <w:rPr>
          <w:szCs w:val="24"/>
        </w:rPr>
        <w:t xml:space="preserve">. 1. </w:t>
      </w:r>
      <w:r>
        <w:rPr>
          <w:rStyle w:val="StrongEmphasis"/>
          <w:szCs w:val="24"/>
        </w:rPr>
        <w:t>Email Monitoring Module</w:t>
      </w:r>
    </w:p>
    <w:p w14:paraId="2059E7F8" w14:textId="74949D93" w:rsidR="00F20AEC" w:rsidRDefault="00F20AEC" w:rsidP="00E27D8D">
      <w:pPr>
        <w:pStyle w:val="Textbody"/>
        <w:numPr>
          <w:ilvl w:val="0"/>
          <w:numId w:val="57"/>
        </w:numPr>
        <w:ind w:right="567"/>
        <w:rPr>
          <w:szCs w:val="24"/>
        </w:rPr>
      </w:pPr>
      <w:r>
        <w:rPr>
          <w:szCs w:val="24"/>
        </w:rPr>
        <w:t xml:space="preserve">Using the Gmail API to monitor sent and </w:t>
      </w:r>
      <w:r w:rsidR="00207A61">
        <w:rPr>
          <w:szCs w:val="24"/>
        </w:rPr>
        <w:t>received</w:t>
      </w:r>
      <w:r>
        <w:rPr>
          <w:szCs w:val="24"/>
        </w:rPr>
        <w:t xml:space="preserve"> emails, along with emails stored in drafts but not </w:t>
      </w:r>
      <w:r w:rsidR="00207A61">
        <w:rPr>
          <w:szCs w:val="24"/>
        </w:rPr>
        <w:t>recycle</w:t>
      </w:r>
      <w:r>
        <w:rPr>
          <w:szCs w:val="24"/>
        </w:rPr>
        <w:t xml:space="preserve"> bin.</w:t>
      </w:r>
    </w:p>
    <w:p w14:paraId="3424CA38" w14:textId="77777777" w:rsidR="00F20AEC" w:rsidRDefault="00F20AEC" w:rsidP="00E27D8D">
      <w:pPr>
        <w:pStyle w:val="Textbody"/>
        <w:numPr>
          <w:ilvl w:val="0"/>
          <w:numId w:val="57"/>
        </w:numPr>
        <w:ind w:right="567"/>
        <w:rPr>
          <w:szCs w:val="24"/>
        </w:rPr>
      </w:pPr>
      <w:r>
        <w:rPr>
          <w:szCs w:val="24"/>
        </w:rPr>
        <w:t>Examining email headers – to, from, cc, bcc, subject, body, reply-to, forwarded, signature etc.</w:t>
      </w:r>
    </w:p>
    <w:p w14:paraId="026E97DF" w14:textId="77777777" w:rsidR="00F20AEC" w:rsidRDefault="00F20AEC" w:rsidP="00E27D8D">
      <w:pPr>
        <w:pStyle w:val="Heading4"/>
        <w:ind w:right="567"/>
      </w:pPr>
      <w:r>
        <w:rPr>
          <w:szCs w:val="24"/>
        </w:rPr>
        <w:t xml:space="preserve">2. </w:t>
      </w:r>
      <w:r>
        <w:rPr>
          <w:rStyle w:val="StrongEmphasis"/>
          <w:szCs w:val="24"/>
        </w:rPr>
        <w:t>Content &amp; Attachment Analyzer</w:t>
      </w:r>
    </w:p>
    <w:p w14:paraId="67C4EB19" w14:textId="77777777" w:rsidR="00F20AEC" w:rsidRDefault="00F20AEC" w:rsidP="00E27D8D">
      <w:pPr>
        <w:pStyle w:val="Textbody"/>
        <w:numPr>
          <w:ilvl w:val="0"/>
          <w:numId w:val="58"/>
        </w:numPr>
        <w:ind w:right="567"/>
      </w:pPr>
      <w:r>
        <w:rPr>
          <w:rStyle w:val="StrongEmphasis"/>
          <w:szCs w:val="24"/>
        </w:rPr>
        <w:t>Static Rules Engine</w:t>
      </w:r>
      <w:r>
        <w:rPr>
          <w:szCs w:val="24"/>
        </w:rPr>
        <w:t>:</w:t>
      </w:r>
    </w:p>
    <w:p w14:paraId="087C1AEB" w14:textId="77777777" w:rsidR="00F20AEC" w:rsidRDefault="00F20AEC" w:rsidP="00E27D8D">
      <w:pPr>
        <w:pStyle w:val="Textbody"/>
        <w:numPr>
          <w:ilvl w:val="1"/>
          <w:numId w:val="58"/>
        </w:numPr>
        <w:ind w:right="567"/>
        <w:rPr>
          <w:szCs w:val="24"/>
        </w:rPr>
      </w:pPr>
      <w:r>
        <w:rPr>
          <w:szCs w:val="24"/>
        </w:rPr>
        <w:lastRenderedPageBreak/>
        <w:t>Detects phishing attempts using pre-defined keywords and checks email body for flagged external hyperlinks.</w:t>
      </w:r>
    </w:p>
    <w:p w14:paraId="1C216504" w14:textId="77777777" w:rsidR="00F20AEC" w:rsidRDefault="00F20AEC" w:rsidP="00E27D8D">
      <w:pPr>
        <w:pStyle w:val="Textbody"/>
        <w:numPr>
          <w:ilvl w:val="1"/>
          <w:numId w:val="58"/>
        </w:numPr>
        <w:ind w:right="567"/>
        <w:rPr>
          <w:szCs w:val="24"/>
        </w:rPr>
      </w:pPr>
      <w:r>
        <w:rPr>
          <w:szCs w:val="24"/>
        </w:rPr>
        <w:t>Flags misaddressed emails (accidental or intentional).</w:t>
      </w:r>
    </w:p>
    <w:p w14:paraId="482D1468" w14:textId="77777777" w:rsidR="00F20AEC" w:rsidRDefault="00F20AEC" w:rsidP="00E27D8D">
      <w:pPr>
        <w:pStyle w:val="Textbody"/>
        <w:numPr>
          <w:ilvl w:val="1"/>
          <w:numId w:val="58"/>
        </w:numPr>
        <w:ind w:right="567"/>
        <w:rPr>
          <w:szCs w:val="24"/>
        </w:rPr>
      </w:pPr>
      <w:r>
        <w:rPr>
          <w:szCs w:val="24"/>
        </w:rPr>
        <w:t>Checks for unauthorized personal email uploads (accidental or intentional).</w:t>
      </w:r>
    </w:p>
    <w:p w14:paraId="0474BE57" w14:textId="77777777" w:rsidR="00F20AEC" w:rsidRDefault="00F20AEC" w:rsidP="00E27D8D">
      <w:pPr>
        <w:pStyle w:val="Textbody"/>
        <w:numPr>
          <w:ilvl w:val="1"/>
          <w:numId w:val="58"/>
        </w:numPr>
        <w:ind w:right="567"/>
        <w:rPr>
          <w:szCs w:val="24"/>
        </w:rPr>
      </w:pPr>
      <w:r>
        <w:rPr>
          <w:szCs w:val="24"/>
        </w:rPr>
        <w:t>Checks for confidential attachments within the email.</w:t>
      </w:r>
    </w:p>
    <w:p w14:paraId="0DB6B9F1" w14:textId="77777777" w:rsidR="00F20AEC" w:rsidRDefault="00F20AEC" w:rsidP="00E27D8D">
      <w:pPr>
        <w:pStyle w:val="Textbody"/>
        <w:numPr>
          <w:ilvl w:val="1"/>
          <w:numId w:val="58"/>
        </w:numPr>
        <w:ind w:right="567"/>
        <w:rPr>
          <w:szCs w:val="24"/>
        </w:rPr>
      </w:pPr>
      <w:r>
        <w:rPr>
          <w:szCs w:val="24"/>
        </w:rPr>
        <w:t>Avoids flagging normal email communication within the organization.</w:t>
      </w:r>
    </w:p>
    <w:p w14:paraId="36081E14" w14:textId="77777777" w:rsidR="00F20AEC" w:rsidRDefault="00F20AEC" w:rsidP="00E27D8D">
      <w:pPr>
        <w:pStyle w:val="Textbody"/>
        <w:numPr>
          <w:ilvl w:val="0"/>
          <w:numId w:val="58"/>
        </w:numPr>
        <w:ind w:right="567"/>
      </w:pPr>
      <w:r>
        <w:rPr>
          <w:rStyle w:val="StrongEmphasis"/>
          <w:szCs w:val="24"/>
        </w:rPr>
        <w:t>File Tagging &amp; Hashing Module</w:t>
      </w:r>
      <w:r>
        <w:rPr>
          <w:szCs w:val="24"/>
        </w:rPr>
        <w:t>:</w:t>
      </w:r>
    </w:p>
    <w:p w14:paraId="7076C2B3" w14:textId="77777777" w:rsidR="00F20AEC" w:rsidRDefault="00F20AEC" w:rsidP="00E27D8D">
      <w:pPr>
        <w:pStyle w:val="Textbody"/>
        <w:numPr>
          <w:ilvl w:val="1"/>
          <w:numId w:val="58"/>
        </w:numPr>
        <w:ind w:right="567"/>
        <w:rPr>
          <w:szCs w:val="24"/>
        </w:rPr>
      </w:pPr>
      <w:r>
        <w:rPr>
          <w:szCs w:val="24"/>
        </w:rPr>
        <w:t>Tags files by confidentiality level (high or normal).</w:t>
      </w:r>
    </w:p>
    <w:p w14:paraId="17183A47" w14:textId="77777777" w:rsidR="00F20AEC" w:rsidRDefault="00F20AEC" w:rsidP="00E27D8D">
      <w:pPr>
        <w:pStyle w:val="Textbody"/>
        <w:numPr>
          <w:ilvl w:val="1"/>
          <w:numId w:val="58"/>
        </w:numPr>
        <w:ind w:right="567"/>
        <w:rPr>
          <w:szCs w:val="24"/>
        </w:rPr>
      </w:pPr>
      <w:r>
        <w:rPr>
          <w:szCs w:val="24"/>
        </w:rPr>
        <w:t>Uses signatures to tag file metadata to avoid detection in case viewed normally.</w:t>
      </w:r>
    </w:p>
    <w:p w14:paraId="178062FA" w14:textId="77777777" w:rsidR="00F20AEC" w:rsidRDefault="00F20AEC" w:rsidP="00E27D8D">
      <w:pPr>
        <w:pStyle w:val="Textbody"/>
        <w:numPr>
          <w:ilvl w:val="0"/>
          <w:numId w:val="58"/>
        </w:numPr>
        <w:ind w:right="567"/>
      </w:pPr>
      <w:r>
        <w:rPr>
          <w:rStyle w:val="StrongEmphasis"/>
          <w:szCs w:val="24"/>
        </w:rPr>
        <w:t>NLP Engine</w:t>
      </w:r>
      <w:r>
        <w:rPr>
          <w:szCs w:val="24"/>
        </w:rPr>
        <w:t>:</w:t>
      </w:r>
    </w:p>
    <w:p w14:paraId="3361D89A" w14:textId="703A3BBD" w:rsidR="00F20AEC" w:rsidRDefault="00207A61" w:rsidP="00E27D8D">
      <w:pPr>
        <w:pStyle w:val="Textbody"/>
        <w:numPr>
          <w:ilvl w:val="1"/>
          <w:numId w:val="58"/>
        </w:numPr>
        <w:ind w:right="567"/>
        <w:rPr>
          <w:szCs w:val="24"/>
        </w:rPr>
      </w:pPr>
      <w:r>
        <w:rPr>
          <w:szCs w:val="24"/>
        </w:rPr>
        <w:t>Analyses</w:t>
      </w:r>
      <w:r w:rsidR="00F20AEC">
        <w:rPr>
          <w:szCs w:val="24"/>
        </w:rPr>
        <w:t xml:space="preserve"> email body/attachments for disguised or coded data exfiltration attempts (spoofing or obfuscation).</w:t>
      </w:r>
    </w:p>
    <w:p w14:paraId="4BBF663C" w14:textId="67F7703C" w:rsidR="00F20AEC" w:rsidRDefault="00F20AEC" w:rsidP="00E27D8D">
      <w:pPr>
        <w:pStyle w:val="Heading4"/>
        <w:ind w:right="567"/>
      </w:pPr>
      <w:r>
        <w:rPr>
          <w:szCs w:val="24"/>
        </w:rPr>
        <w:t xml:space="preserve">3. </w:t>
      </w:r>
      <w:r w:rsidR="00207A61">
        <w:rPr>
          <w:rStyle w:val="StrongEmphasis"/>
          <w:szCs w:val="24"/>
        </w:rPr>
        <w:t>Behavioural</w:t>
      </w:r>
      <w:r>
        <w:rPr>
          <w:rStyle w:val="StrongEmphasis"/>
          <w:szCs w:val="24"/>
        </w:rPr>
        <w:t xml:space="preserve"> Analysis &amp; Threat Classification</w:t>
      </w:r>
    </w:p>
    <w:p w14:paraId="08C1E0EB" w14:textId="77777777" w:rsidR="00F20AEC" w:rsidRDefault="00F20AEC" w:rsidP="00E27D8D">
      <w:pPr>
        <w:pStyle w:val="Textbody"/>
        <w:numPr>
          <w:ilvl w:val="0"/>
          <w:numId w:val="59"/>
        </w:numPr>
        <w:ind w:right="567"/>
        <w:rPr>
          <w:szCs w:val="24"/>
        </w:rPr>
      </w:pPr>
      <w:r>
        <w:rPr>
          <w:szCs w:val="24"/>
        </w:rPr>
        <w:t>Tracks user actions over time (e.g., frequency of large attachments, recipients outside domain) and stores them as a user’s history.</w:t>
      </w:r>
    </w:p>
    <w:p w14:paraId="10DE580A" w14:textId="77777777" w:rsidR="00F20AEC" w:rsidRDefault="00F20AEC" w:rsidP="00E27D8D">
      <w:pPr>
        <w:pStyle w:val="Textbody"/>
        <w:numPr>
          <w:ilvl w:val="0"/>
          <w:numId w:val="59"/>
        </w:numPr>
        <w:ind w:right="567"/>
        <w:rPr>
          <w:szCs w:val="24"/>
        </w:rPr>
      </w:pPr>
      <w:r>
        <w:rPr>
          <w:szCs w:val="24"/>
        </w:rPr>
        <w:t>Classifies actions as:</w:t>
      </w:r>
    </w:p>
    <w:p w14:paraId="3CE421BE" w14:textId="77777777" w:rsidR="00F20AEC" w:rsidRDefault="00F20AEC" w:rsidP="00E27D8D">
      <w:pPr>
        <w:pStyle w:val="Textbody"/>
        <w:numPr>
          <w:ilvl w:val="1"/>
          <w:numId w:val="59"/>
        </w:numPr>
        <w:ind w:right="567"/>
      </w:pPr>
      <w:r>
        <w:rPr>
          <w:rStyle w:val="StrongEmphasis"/>
          <w:szCs w:val="24"/>
        </w:rPr>
        <w:t>Careless Insider</w:t>
      </w:r>
      <w:r>
        <w:rPr>
          <w:szCs w:val="24"/>
        </w:rPr>
        <w:t xml:space="preserve"> (accidental),</w:t>
      </w:r>
    </w:p>
    <w:p w14:paraId="16EF5303" w14:textId="77777777" w:rsidR="00F20AEC" w:rsidRDefault="00F20AEC" w:rsidP="00E27D8D">
      <w:pPr>
        <w:pStyle w:val="Textbody"/>
        <w:numPr>
          <w:ilvl w:val="1"/>
          <w:numId w:val="59"/>
        </w:numPr>
        <w:ind w:right="567"/>
      </w:pPr>
      <w:r>
        <w:rPr>
          <w:rStyle w:val="StrongEmphasis"/>
          <w:szCs w:val="24"/>
        </w:rPr>
        <w:t>Malicious Insider</w:t>
      </w:r>
      <w:r>
        <w:rPr>
          <w:szCs w:val="24"/>
        </w:rPr>
        <w:t xml:space="preserve"> (intentional).</w:t>
      </w:r>
    </w:p>
    <w:p w14:paraId="76505D86" w14:textId="60DF2EA1" w:rsidR="00F20AEC" w:rsidRDefault="00F20AEC" w:rsidP="00E27D8D">
      <w:pPr>
        <w:pStyle w:val="Textbody"/>
        <w:numPr>
          <w:ilvl w:val="1"/>
          <w:numId w:val="59"/>
        </w:numPr>
        <w:ind w:right="567"/>
        <w:rPr>
          <w:szCs w:val="24"/>
        </w:rPr>
      </w:pPr>
      <w:r>
        <w:rPr>
          <w:b/>
          <w:bCs/>
          <w:szCs w:val="24"/>
        </w:rPr>
        <w:t xml:space="preserve">Normal </w:t>
      </w:r>
      <w:r w:rsidR="00207A61">
        <w:rPr>
          <w:b/>
          <w:bCs/>
          <w:szCs w:val="24"/>
        </w:rPr>
        <w:t>Communication</w:t>
      </w:r>
    </w:p>
    <w:p w14:paraId="0420C9CE" w14:textId="41F3A4C1" w:rsidR="00F20AEC" w:rsidRDefault="00F20AEC" w:rsidP="00E27D8D">
      <w:pPr>
        <w:pStyle w:val="Textbody"/>
        <w:numPr>
          <w:ilvl w:val="0"/>
          <w:numId w:val="59"/>
        </w:numPr>
        <w:ind w:right="567"/>
        <w:rPr>
          <w:szCs w:val="24"/>
        </w:rPr>
      </w:pPr>
      <w:r>
        <w:rPr>
          <w:szCs w:val="24"/>
        </w:rPr>
        <w:t xml:space="preserve">Applies anomaly scoring based on user’s typical </w:t>
      </w:r>
      <w:r w:rsidR="00207A61">
        <w:rPr>
          <w:szCs w:val="24"/>
        </w:rPr>
        <w:t>behaviour</w:t>
      </w:r>
      <w:r>
        <w:rPr>
          <w:szCs w:val="24"/>
        </w:rPr>
        <w:t xml:space="preserve"> and classifies severity levels based on this score.</w:t>
      </w:r>
    </w:p>
    <w:p w14:paraId="78EA9B81" w14:textId="77777777" w:rsidR="00F20AEC" w:rsidRDefault="00F20AEC" w:rsidP="00E27D8D">
      <w:pPr>
        <w:pStyle w:val="Heading4"/>
        <w:ind w:right="567"/>
      </w:pPr>
      <w:r>
        <w:rPr>
          <w:szCs w:val="24"/>
        </w:rPr>
        <w:t xml:space="preserve">4. </w:t>
      </w:r>
      <w:r>
        <w:rPr>
          <w:rStyle w:val="StrongEmphasis"/>
          <w:szCs w:val="24"/>
        </w:rPr>
        <w:t>Alert &amp; Logging System</w:t>
      </w:r>
    </w:p>
    <w:p w14:paraId="5B5CA27E" w14:textId="77777777" w:rsidR="00F20AEC" w:rsidRDefault="00F20AEC" w:rsidP="00E27D8D">
      <w:pPr>
        <w:pStyle w:val="Textbody"/>
        <w:numPr>
          <w:ilvl w:val="0"/>
          <w:numId w:val="60"/>
        </w:numPr>
        <w:ind w:right="567"/>
      </w:pPr>
      <w:r>
        <w:rPr>
          <w:szCs w:val="24"/>
        </w:rPr>
        <w:t xml:space="preserve">Generates </w:t>
      </w:r>
      <w:r>
        <w:rPr>
          <w:rStyle w:val="StrongEmphasis"/>
          <w:szCs w:val="24"/>
        </w:rPr>
        <w:t>color-coded CLI alerts</w:t>
      </w:r>
      <w:r>
        <w:rPr>
          <w:szCs w:val="24"/>
        </w:rPr>
        <w:t xml:space="preserve"> (High, Medium, Low).</w:t>
      </w:r>
    </w:p>
    <w:p w14:paraId="0BD294B8" w14:textId="77777777" w:rsidR="00F20AEC" w:rsidRDefault="00F20AEC" w:rsidP="00E27D8D">
      <w:pPr>
        <w:pStyle w:val="Textbody"/>
        <w:numPr>
          <w:ilvl w:val="0"/>
          <w:numId w:val="60"/>
        </w:numPr>
        <w:ind w:right="567"/>
      </w:pPr>
      <w:r>
        <w:rPr>
          <w:szCs w:val="24"/>
        </w:rPr>
        <w:t xml:space="preserve">Stores logs with metadata in a </w:t>
      </w:r>
      <w:r>
        <w:rPr>
          <w:rStyle w:val="StrongEmphasis"/>
          <w:szCs w:val="24"/>
        </w:rPr>
        <w:t>central log repository</w:t>
      </w:r>
      <w:r>
        <w:rPr>
          <w:szCs w:val="24"/>
        </w:rPr>
        <w:t xml:space="preserve"> (flat file, SQLite, or centralized syslog).</w:t>
      </w:r>
    </w:p>
    <w:p w14:paraId="289FFB43" w14:textId="77777777" w:rsidR="00F20AEC" w:rsidRDefault="00F20AEC" w:rsidP="00E27D8D">
      <w:pPr>
        <w:pStyle w:val="Textbody"/>
        <w:numPr>
          <w:ilvl w:val="0"/>
          <w:numId w:val="60"/>
        </w:numPr>
        <w:ind w:right="567"/>
      </w:pPr>
      <w:r>
        <w:rPr>
          <w:szCs w:val="24"/>
        </w:rPr>
        <w:t xml:space="preserve">Optional integration with </w:t>
      </w:r>
      <w:r>
        <w:rPr>
          <w:rStyle w:val="StrongEmphasis"/>
          <w:szCs w:val="24"/>
        </w:rPr>
        <w:t>SIEM</w:t>
      </w:r>
      <w:r>
        <w:rPr>
          <w:szCs w:val="24"/>
        </w:rPr>
        <w:t xml:space="preserve"> for extended analysis and alerting (future scope).</w:t>
      </w:r>
    </w:p>
    <w:p w14:paraId="1C76F775" w14:textId="77777777" w:rsidR="00F20AEC" w:rsidRDefault="00F20AEC" w:rsidP="00E27D8D">
      <w:pPr>
        <w:pStyle w:val="Heading4"/>
        <w:ind w:right="567"/>
      </w:pPr>
      <w:r>
        <w:rPr>
          <w:szCs w:val="24"/>
        </w:rPr>
        <w:t xml:space="preserve">5. </w:t>
      </w:r>
      <w:r>
        <w:rPr>
          <w:rStyle w:val="StrongEmphasis"/>
          <w:szCs w:val="24"/>
        </w:rPr>
        <w:t>Admin Dashboard / Interface (CLI)</w:t>
      </w:r>
    </w:p>
    <w:p w14:paraId="1B000D3C" w14:textId="77777777" w:rsidR="00F20AEC" w:rsidRDefault="00F20AEC" w:rsidP="00E27D8D">
      <w:pPr>
        <w:pStyle w:val="Textbody"/>
        <w:numPr>
          <w:ilvl w:val="0"/>
          <w:numId w:val="61"/>
        </w:numPr>
        <w:ind w:right="567"/>
        <w:rPr>
          <w:szCs w:val="24"/>
        </w:rPr>
      </w:pPr>
      <w:r>
        <w:rPr>
          <w:szCs w:val="24"/>
        </w:rPr>
        <w:t>Displays:</w:t>
      </w:r>
    </w:p>
    <w:p w14:paraId="6C088671" w14:textId="77777777" w:rsidR="00F20AEC" w:rsidRDefault="00F20AEC" w:rsidP="00E27D8D">
      <w:pPr>
        <w:pStyle w:val="Textbody"/>
        <w:numPr>
          <w:ilvl w:val="1"/>
          <w:numId w:val="61"/>
        </w:numPr>
        <w:ind w:right="567"/>
        <w:rPr>
          <w:szCs w:val="24"/>
        </w:rPr>
      </w:pPr>
      <w:r>
        <w:rPr>
          <w:szCs w:val="24"/>
        </w:rPr>
        <w:t>Real-time alerts.</w:t>
      </w:r>
    </w:p>
    <w:p w14:paraId="1E1AA07A" w14:textId="77777777" w:rsidR="00F20AEC" w:rsidRDefault="00F20AEC" w:rsidP="00E27D8D">
      <w:pPr>
        <w:pStyle w:val="Textbody"/>
        <w:numPr>
          <w:ilvl w:val="1"/>
          <w:numId w:val="61"/>
        </w:numPr>
        <w:ind w:right="567"/>
        <w:rPr>
          <w:szCs w:val="24"/>
        </w:rPr>
      </w:pPr>
      <w:r>
        <w:rPr>
          <w:szCs w:val="24"/>
        </w:rPr>
        <w:t>User activity summaries.</w:t>
      </w:r>
    </w:p>
    <w:p w14:paraId="7E8B32DF" w14:textId="77777777" w:rsidR="00F20AEC" w:rsidRDefault="00F20AEC" w:rsidP="00E27D8D">
      <w:pPr>
        <w:pStyle w:val="Textbody"/>
        <w:numPr>
          <w:ilvl w:val="1"/>
          <w:numId w:val="61"/>
        </w:numPr>
        <w:ind w:right="567"/>
        <w:rPr>
          <w:szCs w:val="24"/>
        </w:rPr>
      </w:pPr>
      <w:r>
        <w:rPr>
          <w:szCs w:val="24"/>
        </w:rPr>
        <w:t>Incident history.</w:t>
      </w:r>
    </w:p>
    <w:p w14:paraId="4E6D4139" w14:textId="77777777" w:rsidR="00F85E31" w:rsidRPr="00F85E31" w:rsidRDefault="00F85E31" w:rsidP="00E27D8D">
      <w:pPr>
        <w:pStyle w:val="Heading3"/>
        <w:ind w:right="567"/>
      </w:pPr>
    </w:p>
    <w:p w14:paraId="0216C705" w14:textId="77777777" w:rsidR="00F85E31" w:rsidRDefault="00F85E31" w:rsidP="00E27D8D">
      <w:pPr>
        <w:pStyle w:val="TopicHeader"/>
        <w:ind w:right="567"/>
      </w:pPr>
      <w:bookmarkStart w:id="31" w:name="_Toc197605962"/>
      <w:r>
        <w:t>Methodology</w:t>
      </w:r>
      <w:bookmarkEnd w:id="31"/>
    </w:p>
    <w:p w14:paraId="04FBE3DF" w14:textId="33D52907" w:rsidR="00F85E31" w:rsidRPr="00F85E31" w:rsidRDefault="00F85E31" w:rsidP="00E27D8D">
      <w:pPr>
        <w:pStyle w:val="ParaGraph"/>
        <w:ind w:right="567"/>
      </w:pPr>
      <w:r w:rsidRPr="00F85E31">
        <w:t xml:space="preserve">The implementation of </w:t>
      </w:r>
      <w:r w:rsidR="00F20AEC">
        <w:t>the detection tool</w:t>
      </w:r>
      <w:r w:rsidRPr="00F85E31">
        <w:t xml:space="preserve"> leverages specific </w:t>
      </w:r>
      <w:r w:rsidR="00F20AEC">
        <w:t>modules</w:t>
      </w:r>
      <w:r w:rsidRPr="00F85E31">
        <w:t xml:space="preserve">, programming techniques, and </w:t>
      </w:r>
      <w:r w:rsidR="00F20AEC">
        <w:t>logic</w:t>
      </w:r>
      <w:r w:rsidRPr="00F85E31">
        <w:t xml:space="preserve"> structures chosen for their suitability to the task of efficient, </w:t>
      </w:r>
      <w:r w:rsidR="00F20AEC">
        <w:t>threat</w:t>
      </w:r>
      <w:r w:rsidRPr="00F85E31">
        <w:t>-aware IDS development.</w:t>
      </w:r>
    </w:p>
    <w:p w14:paraId="64068F83" w14:textId="18F161E8" w:rsidR="00F20AEC" w:rsidRPr="00F20AEC" w:rsidRDefault="00F20AEC" w:rsidP="00E27D8D">
      <w:pPr>
        <w:pStyle w:val="Heading3"/>
        <w:ind w:left="1134" w:right="567" w:hanging="1134"/>
        <w:rPr>
          <w:rStyle w:val="IntenseEmphasis"/>
        </w:rPr>
      </w:pPr>
      <w:bookmarkStart w:id="32" w:name="_Toc197605963"/>
      <w:r w:rsidRPr="00F20AEC">
        <w:rPr>
          <w:rStyle w:val="IntenseEmphasis"/>
        </w:rPr>
        <w:t>1</w:t>
      </w:r>
      <w:r>
        <w:rPr>
          <w:rStyle w:val="IntenseEmphasis"/>
        </w:rPr>
        <w:t>.</w:t>
      </w:r>
      <w:r w:rsidRPr="00F20AEC">
        <w:rPr>
          <w:rStyle w:val="IntenseEmphasis"/>
        </w:rPr>
        <w:t xml:space="preserve"> Email Monitoring</w:t>
      </w:r>
      <w:bookmarkEnd w:id="32"/>
    </w:p>
    <w:p w14:paraId="6ABC7565" w14:textId="450B6EEC" w:rsidR="00F20AEC" w:rsidRDefault="00F20AEC" w:rsidP="00E27D8D">
      <w:pPr>
        <w:pStyle w:val="Textbody"/>
        <w:numPr>
          <w:ilvl w:val="0"/>
          <w:numId w:val="62"/>
        </w:numPr>
        <w:ind w:right="567"/>
      </w:pPr>
      <w:r>
        <w:rPr>
          <w:szCs w:val="24"/>
        </w:rPr>
        <w:t xml:space="preserve">Utilize the </w:t>
      </w:r>
      <w:r>
        <w:rPr>
          <w:rStyle w:val="StrongEmphasis"/>
          <w:szCs w:val="24"/>
        </w:rPr>
        <w:t xml:space="preserve">Gmail </w:t>
      </w:r>
      <w:r w:rsidR="00207A61">
        <w:rPr>
          <w:rStyle w:val="StrongEmphasis"/>
          <w:szCs w:val="24"/>
        </w:rPr>
        <w:t>API</w:t>
      </w:r>
      <w:r w:rsidR="00207A61">
        <w:rPr>
          <w:szCs w:val="24"/>
        </w:rPr>
        <w:t xml:space="preserve"> to</w:t>
      </w:r>
      <w:r>
        <w:rPr>
          <w:szCs w:val="24"/>
        </w:rPr>
        <w:t xml:space="preserve"> monitor all incoming and outgoing emails in real time.</w:t>
      </w:r>
    </w:p>
    <w:p w14:paraId="5AF0979B" w14:textId="77777777" w:rsidR="00F20AEC" w:rsidRDefault="00F20AEC" w:rsidP="00E27D8D">
      <w:pPr>
        <w:pStyle w:val="Textbody"/>
        <w:numPr>
          <w:ilvl w:val="0"/>
          <w:numId w:val="62"/>
        </w:numPr>
        <w:ind w:right="567"/>
        <w:rPr>
          <w:szCs w:val="24"/>
        </w:rPr>
      </w:pPr>
      <w:r>
        <w:rPr>
          <w:szCs w:val="24"/>
        </w:rPr>
        <w:t>Extract essential metadata such as:</w:t>
      </w:r>
    </w:p>
    <w:p w14:paraId="5AF4EF12" w14:textId="77777777" w:rsidR="00F20AEC" w:rsidRDefault="00F20AEC" w:rsidP="00E27D8D">
      <w:pPr>
        <w:pStyle w:val="Textbody"/>
        <w:numPr>
          <w:ilvl w:val="1"/>
          <w:numId w:val="62"/>
        </w:numPr>
        <w:ind w:right="567"/>
        <w:rPr>
          <w:szCs w:val="24"/>
        </w:rPr>
      </w:pPr>
      <w:r>
        <w:rPr>
          <w:szCs w:val="24"/>
        </w:rPr>
        <w:t>Sender and recipient addresses</w:t>
      </w:r>
    </w:p>
    <w:p w14:paraId="0184769C" w14:textId="77777777" w:rsidR="00F20AEC" w:rsidRDefault="00F20AEC" w:rsidP="00E27D8D">
      <w:pPr>
        <w:pStyle w:val="Textbody"/>
        <w:numPr>
          <w:ilvl w:val="1"/>
          <w:numId w:val="62"/>
        </w:numPr>
        <w:ind w:right="567"/>
        <w:rPr>
          <w:szCs w:val="24"/>
        </w:rPr>
      </w:pPr>
      <w:r>
        <w:rPr>
          <w:szCs w:val="24"/>
        </w:rPr>
        <w:t>Timestamp</w:t>
      </w:r>
    </w:p>
    <w:p w14:paraId="51C6F5D1" w14:textId="77777777" w:rsidR="00F20AEC" w:rsidRDefault="00F20AEC" w:rsidP="00E27D8D">
      <w:pPr>
        <w:pStyle w:val="Textbody"/>
        <w:numPr>
          <w:ilvl w:val="1"/>
          <w:numId w:val="62"/>
        </w:numPr>
        <w:ind w:right="567"/>
        <w:rPr>
          <w:szCs w:val="24"/>
        </w:rPr>
      </w:pPr>
      <w:r>
        <w:rPr>
          <w:szCs w:val="24"/>
        </w:rPr>
        <w:t>Subject</w:t>
      </w:r>
    </w:p>
    <w:p w14:paraId="58D14724" w14:textId="77777777" w:rsidR="00F20AEC" w:rsidRDefault="00F20AEC" w:rsidP="00E27D8D">
      <w:pPr>
        <w:pStyle w:val="Textbody"/>
        <w:numPr>
          <w:ilvl w:val="1"/>
          <w:numId w:val="62"/>
        </w:numPr>
        <w:ind w:right="567"/>
        <w:rPr>
          <w:szCs w:val="24"/>
        </w:rPr>
      </w:pPr>
      <w:r>
        <w:rPr>
          <w:szCs w:val="24"/>
        </w:rPr>
        <w:t>Email body and attachments</w:t>
      </w:r>
    </w:p>
    <w:p w14:paraId="6FA30AD0" w14:textId="7F45D067" w:rsidR="00F20AEC" w:rsidRPr="00F20AEC" w:rsidRDefault="00F20AEC" w:rsidP="00E27D8D">
      <w:pPr>
        <w:pStyle w:val="Heading3"/>
        <w:spacing w:after="283"/>
        <w:ind w:right="567"/>
        <w:rPr>
          <w:rStyle w:val="IntenseEmphasis"/>
        </w:rPr>
      </w:pPr>
      <w:bookmarkStart w:id="33" w:name="_Toc197605964"/>
      <w:r w:rsidRPr="00F20AEC">
        <w:rPr>
          <w:rStyle w:val="IntenseEmphasis"/>
        </w:rPr>
        <w:t>2</w:t>
      </w:r>
      <w:r>
        <w:rPr>
          <w:rStyle w:val="IntenseEmphasis"/>
        </w:rPr>
        <w:t>.</w:t>
      </w:r>
      <w:r w:rsidRPr="00F20AEC">
        <w:rPr>
          <w:rStyle w:val="IntenseEmphasis"/>
        </w:rPr>
        <w:t xml:space="preserve"> Static Rule-Based Threat Detection</w:t>
      </w:r>
      <w:bookmarkEnd w:id="33"/>
    </w:p>
    <w:p w14:paraId="5CE2CC7D" w14:textId="77777777" w:rsidR="00F20AEC" w:rsidRDefault="00F20AEC" w:rsidP="00E27D8D">
      <w:pPr>
        <w:pStyle w:val="Textbody"/>
        <w:numPr>
          <w:ilvl w:val="0"/>
          <w:numId w:val="63"/>
        </w:numPr>
        <w:ind w:right="567"/>
        <w:rPr>
          <w:szCs w:val="24"/>
        </w:rPr>
      </w:pPr>
      <w:r>
        <w:rPr>
          <w:szCs w:val="24"/>
        </w:rPr>
        <w:t>Apply predefined keyword-based rules to identify:</w:t>
      </w:r>
    </w:p>
    <w:p w14:paraId="03CBCC3A" w14:textId="77777777" w:rsidR="00F20AEC" w:rsidRDefault="00F20AEC" w:rsidP="00E27D8D">
      <w:pPr>
        <w:pStyle w:val="Textbody"/>
        <w:numPr>
          <w:ilvl w:val="1"/>
          <w:numId w:val="63"/>
        </w:numPr>
        <w:ind w:right="567"/>
      </w:pPr>
      <w:r>
        <w:rPr>
          <w:rStyle w:val="StrongEmphasis"/>
          <w:szCs w:val="24"/>
        </w:rPr>
        <w:t>Phishing attempts</w:t>
      </w:r>
      <w:r>
        <w:rPr>
          <w:szCs w:val="24"/>
        </w:rPr>
        <w:t xml:space="preserve"> (e.g., suspicious links, deceptive language)</w:t>
      </w:r>
    </w:p>
    <w:p w14:paraId="3C66875D" w14:textId="77777777" w:rsidR="00F20AEC" w:rsidRDefault="00F20AEC" w:rsidP="00E27D8D">
      <w:pPr>
        <w:pStyle w:val="Textbody"/>
        <w:numPr>
          <w:ilvl w:val="1"/>
          <w:numId w:val="63"/>
        </w:numPr>
        <w:ind w:right="567"/>
      </w:pPr>
      <w:r>
        <w:rPr>
          <w:rStyle w:val="StrongEmphasis"/>
          <w:szCs w:val="24"/>
        </w:rPr>
        <w:t>Misaddressed emails</w:t>
      </w:r>
      <w:r>
        <w:rPr>
          <w:szCs w:val="24"/>
        </w:rPr>
        <w:t xml:space="preserve"> (e.g., emails sent to unintended recipients)</w:t>
      </w:r>
    </w:p>
    <w:p w14:paraId="4463E0C3" w14:textId="77777777" w:rsidR="00F20AEC" w:rsidRDefault="00F20AEC" w:rsidP="00E27D8D">
      <w:pPr>
        <w:pStyle w:val="Textbody"/>
        <w:numPr>
          <w:ilvl w:val="1"/>
          <w:numId w:val="63"/>
        </w:numPr>
        <w:ind w:right="567"/>
      </w:pPr>
      <w:r>
        <w:rPr>
          <w:rStyle w:val="StrongEmphasis"/>
          <w:szCs w:val="24"/>
        </w:rPr>
        <w:t>Unauthorized file uploads</w:t>
      </w:r>
      <w:r>
        <w:rPr>
          <w:szCs w:val="24"/>
        </w:rPr>
        <w:t xml:space="preserve"> to personal or external domains</w:t>
      </w:r>
    </w:p>
    <w:p w14:paraId="46B27AD9" w14:textId="77777777" w:rsidR="00F20AEC" w:rsidRDefault="00F20AEC" w:rsidP="00E27D8D">
      <w:pPr>
        <w:pStyle w:val="Textbody"/>
        <w:numPr>
          <w:ilvl w:val="0"/>
          <w:numId w:val="63"/>
        </w:numPr>
        <w:ind w:right="567"/>
        <w:rPr>
          <w:szCs w:val="24"/>
        </w:rPr>
      </w:pPr>
      <w:r>
        <w:rPr>
          <w:szCs w:val="24"/>
        </w:rPr>
        <w:t>Check attachment filenames, extensions, and metadata for anomalies</w:t>
      </w:r>
    </w:p>
    <w:p w14:paraId="481FA0C9" w14:textId="3458F86E" w:rsidR="00F20AEC" w:rsidRPr="00F20AEC" w:rsidRDefault="00F20AEC" w:rsidP="00E27D8D">
      <w:pPr>
        <w:pStyle w:val="Heading3"/>
        <w:spacing w:after="283"/>
        <w:ind w:right="567"/>
        <w:rPr>
          <w:rStyle w:val="IntenseEmphasis"/>
        </w:rPr>
      </w:pPr>
      <w:bookmarkStart w:id="34" w:name="_Toc197605965"/>
      <w:r w:rsidRPr="00F20AEC">
        <w:rPr>
          <w:rStyle w:val="IntenseEmphasis"/>
        </w:rPr>
        <w:t>3</w:t>
      </w:r>
      <w:r>
        <w:rPr>
          <w:rStyle w:val="IntenseEmphasis"/>
        </w:rPr>
        <w:t>.</w:t>
      </w:r>
      <w:r w:rsidRPr="00F20AEC">
        <w:rPr>
          <w:rStyle w:val="IntenseEmphasis"/>
        </w:rPr>
        <w:t xml:space="preserve"> File Confidentiality Tagging</w:t>
      </w:r>
      <w:bookmarkEnd w:id="34"/>
    </w:p>
    <w:p w14:paraId="00682394" w14:textId="77777777" w:rsidR="00F20AEC" w:rsidRDefault="00F20AEC" w:rsidP="00E27D8D">
      <w:pPr>
        <w:pStyle w:val="Textbody"/>
        <w:numPr>
          <w:ilvl w:val="0"/>
          <w:numId w:val="64"/>
        </w:numPr>
        <w:ind w:right="567"/>
      </w:pPr>
      <w:r>
        <w:rPr>
          <w:szCs w:val="24"/>
        </w:rPr>
        <w:t xml:space="preserve">Tag internal company files with </w:t>
      </w:r>
      <w:r>
        <w:rPr>
          <w:rStyle w:val="StrongEmphasis"/>
          <w:szCs w:val="24"/>
        </w:rPr>
        <w:t>confidentiality levels</w:t>
      </w:r>
      <w:r>
        <w:rPr>
          <w:szCs w:val="24"/>
        </w:rPr>
        <w:t xml:space="preserve"> (Low, Medium, High).</w:t>
      </w:r>
    </w:p>
    <w:p w14:paraId="36298F1A" w14:textId="77777777" w:rsidR="00F20AEC" w:rsidRDefault="00F20AEC" w:rsidP="00E27D8D">
      <w:pPr>
        <w:pStyle w:val="Textbody"/>
        <w:numPr>
          <w:ilvl w:val="0"/>
          <w:numId w:val="64"/>
        </w:numPr>
        <w:ind w:right="567"/>
        <w:rPr>
          <w:szCs w:val="24"/>
        </w:rPr>
      </w:pPr>
      <w:r>
        <w:rPr>
          <w:szCs w:val="24"/>
        </w:rPr>
        <w:t>If tagged files are detected in email attachments:</w:t>
      </w:r>
    </w:p>
    <w:p w14:paraId="7363A3F9" w14:textId="77777777" w:rsidR="00F20AEC" w:rsidRDefault="00F20AEC" w:rsidP="00E27D8D">
      <w:pPr>
        <w:pStyle w:val="Textbody"/>
        <w:numPr>
          <w:ilvl w:val="1"/>
          <w:numId w:val="64"/>
        </w:numPr>
        <w:ind w:right="567"/>
        <w:rPr>
          <w:szCs w:val="24"/>
        </w:rPr>
      </w:pPr>
      <w:r>
        <w:rPr>
          <w:szCs w:val="24"/>
        </w:rPr>
        <w:t>Cross-reference sender's authorization level.</w:t>
      </w:r>
    </w:p>
    <w:p w14:paraId="50967347" w14:textId="77777777" w:rsidR="00F20AEC" w:rsidRDefault="00F20AEC" w:rsidP="00E27D8D">
      <w:pPr>
        <w:pStyle w:val="Textbody"/>
        <w:numPr>
          <w:ilvl w:val="1"/>
          <w:numId w:val="64"/>
        </w:numPr>
        <w:ind w:right="567"/>
        <w:rPr>
          <w:szCs w:val="24"/>
        </w:rPr>
      </w:pPr>
      <w:r>
        <w:rPr>
          <w:szCs w:val="24"/>
        </w:rPr>
        <w:t>Flag if the file is sent outside permitted access boundaries.</w:t>
      </w:r>
    </w:p>
    <w:p w14:paraId="155F98B1" w14:textId="77777777" w:rsidR="00F20AEC" w:rsidRDefault="00F20AEC" w:rsidP="00207A61">
      <w:pPr>
        <w:pStyle w:val="Textbody"/>
        <w:ind w:right="567"/>
        <w:rPr>
          <w:szCs w:val="24"/>
        </w:rPr>
      </w:pPr>
    </w:p>
    <w:p w14:paraId="36D15352" w14:textId="543F54EC" w:rsidR="00F20AEC" w:rsidRPr="00F20AEC" w:rsidRDefault="00F20AEC" w:rsidP="00E27D8D">
      <w:pPr>
        <w:pStyle w:val="Heading3"/>
        <w:spacing w:after="283"/>
        <w:ind w:right="567"/>
        <w:rPr>
          <w:rStyle w:val="IntenseEmphasis"/>
        </w:rPr>
      </w:pPr>
      <w:bookmarkStart w:id="35" w:name="_Toc197605966"/>
      <w:r w:rsidRPr="00F20AEC">
        <w:rPr>
          <w:rStyle w:val="IntenseEmphasis"/>
        </w:rPr>
        <w:t>4</w:t>
      </w:r>
      <w:r>
        <w:rPr>
          <w:rStyle w:val="IntenseEmphasis"/>
        </w:rPr>
        <w:t>.</w:t>
      </w:r>
      <w:r w:rsidRPr="00F20AEC">
        <w:rPr>
          <w:rStyle w:val="IntenseEmphasis"/>
        </w:rPr>
        <w:t xml:space="preserve"> File Tagging and Content Matching</w:t>
      </w:r>
      <w:bookmarkEnd w:id="35"/>
    </w:p>
    <w:p w14:paraId="1776332E" w14:textId="77777777" w:rsidR="00F20AEC" w:rsidRDefault="00F20AEC" w:rsidP="00E27D8D">
      <w:pPr>
        <w:pStyle w:val="Textbody"/>
        <w:numPr>
          <w:ilvl w:val="0"/>
          <w:numId w:val="65"/>
        </w:numPr>
        <w:ind w:right="567"/>
      </w:pPr>
      <w:r>
        <w:rPr>
          <w:szCs w:val="24"/>
        </w:rPr>
        <w:t xml:space="preserve">Generate fuzzy hashes (e.g., using </w:t>
      </w:r>
      <w:r>
        <w:rPr>
          <w:rStyle w:val="StrongEmphasis"/>
          <w:szCs w:val="24"/>
        </w:rPr>
        <w:t>ssdeep</w:t>
      </w:r>
      <w:r>
        <w:rPr>
          <w:szCs w:val="24"/>
        </w:rPr>
        <w:t>) of tagged files to detect minor modifications.</w:t>
      </w:r>
    </w:p>
    <w:p w14:paraId="2C961CA4" w14:textId="77777777" w:rsidR="00F20AEC" w:rsidRDefault="00F20AEC" w:rsidP="00E27D8D">
      <w:pPr>
        <w:pStyle w:val="Textbody"/>
        <w:numPr>
          <w:ilvl w:val="0"/>
          <w:numId w:val="65"/>
        </w:numPr>
        <w:ind w:right="567"/>
        <w:rPr>
          <w:szCs w:val="24"/>
        </w:rPr>
      </w:pPr>
      <w:r>
        <w:rPr>
          <w:szCs w:val="24"/>
        </w:rPr>
        <w:t>Match against stored hashes to identify repackaged or renamed versions of sensitive files.</w:t>
      </w:r>
    </w:p>
    <w:p w14:paraId="1EBAD618" w14:textId="77777777" w:rsidR="00F20AEC" w:rsidRDefault="00F20AEC" w:rsidP="00E27D8D">
      <w:pPr>
        <w:pStyle w:val="Textbody"/>
        <w:ind w:left="426" w:right="567"/>
        <w:rPr>
          <w:szCs w:val="24"/>
        </w:rPr>
      </w:pPr>
    </w:p>
    <w:p w14:paraId="2D379B1A" w14:textId="77777777" w:rsidR="00207A61" w:rsidRDefault="00207A61" w:rsidP="00E27D8D">
      <w:pPr>
        <w:pStyle w:val="Textbody"/>
        <w:ind w:left="426" w:right="567"/>
        <w:rPr>
          <w:szCs w:val="24"/>
        </w:rPr>
      </w:pPr>
    </w:p>
    <w:p w14:paraId="15D58A82" w14:textId="1CA9CE15" w:rsidR="00F20AEC" w:rsidRPr="00F20AEC" w:rsidRDefault="00F20AEC" w:rsidP="00E27D8D">
      <w:pPr>
        <w:pStyle w:val="Heading3"/>
        <w:spacing w:after="283"/>
        <w:ind w:right="567"/>
        <w:rPr>
          <w:rStyle w:val="IntenseEmphasis"/>
        </w:rPr>
      </w:pPr>
      <w:bookmarkStart w:id="36" w:name="_Toc197605967"/>
      <w:r w:rsidRPr="00F20AEC">
        <w:rPr>
          <w:rStyle w:val="IntenseEmphasis"/>
        </w:rPr>
        <w:lastRenderedPageBreak/>
        <w:t>5</w:t>
      </w:r>
      <w:r>
        <w:rPr>
          <w:rStyle w:val="IntenseEmphasis"/>
        </w:rPr>
        <w:t>.</w:t>
      </w:r>
      <w:r w:rsidRPr="00F20AEC">
        <w:rPr>
          <w:rStyle w:val="IntenseEmphasis"/>
        </w:rPr>
        <w:t xml:space="preserve"> NLP-Based Content Analysis</w:t>
      </w:r>
      <w:bookmarkEnd w:id="36"/>
    </w:p>
    <w:p w14:paraId="3C2F6948" w14:textId="77777777" w:rsidR="00F20AEC" w:rsidRDefault="00F20AEC" w:rsidP="00E27D8D">
      <w:pPr>
        <w:pStyle w:val="Textbody"/>
        <w:numPr>
          <w:ilvl w:val="0"/>
          <w:numId w:val="66"/>
        </w:numPr>
        <w:ind w:right="567"/>
        <w:rPr>
          <w:szCs w:val="24"/>
        </w:rPr>
      </w:pPr>
      <w:r>
        <w:rPr>
          <w:szCs w:val="24"/>
        </w:rPr>
        <w:t>Apply NLP techniques to:</w:t>
      </w:r>
    </w:p>
    <w:p w14:paraId="01E6B0A6" w14:textId="057E5F28" w:rsidR="00F20AEC" w:rsidRDefault="00207A61" w:rsidP="00E27D8D">
      <w:pPr>
        <w:pStyle w:val="Textbody"/>
        <w:numPr>
          <w:ilvl w:val="1"/>
          <w:numId w:val="66"/>
        </w:numPr>
        <w:ind w:right="567"/>
        <w:rPr>
          <w:szCs w:val="24"/>
        </w:rPr>
      </w:pPr>
      <w:r>
        <w:rPr>
          <w:szCs w:val="24"/>
        </w:rPr>
        <w:t>Analyse</w:t>
      </w:r>
      <w:r w:rsidR="00F20AEC">
        <w:rPr>
          <w:szCs w:val="24"/>
        </w:rPr>
        <w:t xml:space="preserve"> email body and attachments for obfuscated exfiltration attempts.</w:t>
      </w:r>
    </w:p>
    <w:p w14:paraId="0A137A58" w14:textId="77777777" w:rsidR="00F20AEC" w:rsidRDefault="00F20AEC" w:rsidP="00E27D8D">
      <w:pPr>
        <w:pStyle w:val="Textbody"/>
        <w:numPr>
          <w:ilvl w:val="1"/>
          <w:numId w:val="66"/>
        </w:numPr>
        <w:ind w:right="567"/>
        <w:rPr>
          <w:szCs w:val="24"/>
        </w:rPr>
      </w:pPr>
      <w:r>
        <w:rPr>
          <w:szCs w:val="24"/>
        </w:rPr>
        <w:t>Detect indirect or coded communication indicative of data leakage.</w:t>
      </w:r>
    </w:p>
    <w:p w14:paraId="284931A1" w14:textId="731BBB67" w:rsidR="00F20AEC" w:rsidRPr="00F20AEC" w:rsidRDefault="00F20AEC" w:rsidP="00E27D8D">
      <w:pPr>
        <w:pStyle w:val="Heading3"/>
        <w:spacing w:after="283"/>
        <w:ind w:right="567"/>
        <w:rPr>
          <w:rStyle w:val="IntenseEmphasis"/>
        </w:rPr>
      </w:pPr>
      <w:bookmarkStart w:id="37" w:name="_Toc197605968"/>
      <w:r w:rsidRPr="00F20AEC">
        <w:rPr>
          <w:rStyle w:val="IntenseEmphasis"/>
        </w:rPr>
        <w:t>6</w:t>
      </w:r>
      <w:r>
        <w:rPr>
          <w:rStyle w:val="IntenseEmphasis"/>
        </w:rPr>
        <w:t>.</w:t>
      </w:r>
      <w:r w:rsidRPr="00F20AEC">
        <w:rPr>
          <w:rStyle w:val="IntenseEmphasis"/>
        </w:rPr>
        <w:t xml:space="preserve"> </w:t>
      </w:r>
      <w:r w:rsidR="00207A61" w:rsidRPr="00F20AEC">
        <w:rPr>
          <w:rStyle w:val="IntenseEmphasis"/>
        </w:rPr>
        <w:t>Behavioural</w:t>
      </w:r>
      <w:r w:rsidRPr="00F20AEC">
        <w:rPr>
          <w:rStyle w:val="IntenseEmphasis"/>
        </w:rPr>
        <w:t xml:space="preserve"> Analysis and Threat Classification</w:t>
      </w:r>
      <w:bookmarkEnd w:id="37"/>
    </w:p>
    <w:p w14:paraId="1B01A5AD" w14:textId="0079ADBE" w:rsidR="00F20AEC" w:rsidRDefault="00F20AEC" w:rsidP="00E27D8D">
      <w:pPr>
        <w:pStyle w:val="Textbody"/>
        <w:numPr>
          <w:ilvl w:val="0"/>
          <w:numId w:val="67"/>
        </w:numPr>
        <w:ind w:right="567"/>
        <w:rPr>
          <w:szCs w:val="24"/>
        </w:rPr>
      </w:pPr>
      <w:r>
        <w:rPr>
          <w:szCs w:val="24"/>
        </w:rPr>
        <w:t xml:space="preserve">Build a </w:t>
      </w:r>
      <w:r w:rsidR="00207A61">
        <w:rPr>
          <w:szCs w:val="24"/>
        </w:rPr>
        <w:t>behaviour</w:t>
      </w:r>
      <w:r>
        <w:rPr>
          <w:szCs w:val="24"/>
        </w:rPr>
        <w:t xml:space="preserve"> profile for each user over time:</w:t>
      </w:r>
    </w:p>
    <w:p w14:paraId="293DB148" w14:textId="77777777" w:rsidR="00F20AEC" w:rsidRDefault="00F20AEC" w:rsidP="00E27D8D">
      <w:pPr>
        <w:pStyle w:val="Textbody"/>
        <w:numPr>
          <w:ilvl w:val="1"/>
          <w:numId w:val="67"/>
        </w:numPr>
        <w:ind w:right="567"/>
        <w:rPr>
          <w:szCs w:val="24"/>
        </w:rPr>
      </w:pPr>
      <w:r>
        <w:rPr>
          <w:szCs w:val="24"/>
        </w:rPr>
        <w:t>Frequency of sending emails with attachments</w:t>
      </w:r>
    </w:p>
    <w:p w14:paraId="3EC6E7AB" w14:textId="77777777" w:rsidR="00F20AEC" w:rsidRDefault="00F20AEC" w:rsidP="00E27D8D">
      <w:pPr>
        <w:pStyle w:val="Textbody"/>
        <w:numPr>
          <w:ilvl w:val="1"/>
          <w:numId w:val="67"/>
        </w:numPr>
        <w:ind w:right="567"/>
        <w:rPr>
          <w:szCs w:val="24"/>
        </w:rPr>
      </w:pPr>
      <w:r>
        <w:rPr>
          <w:szCs w:val="24"/>
        </w:rPr>
        <w:t>Patterns in recipient domains</w:t>
      </w:r>
    </w:p>
    <w:p w14:paraId="6FB25868" w14:textId="77777777" w:rsidR="00F20AEC" w:rsidRDefault="00F20AEC" w:rsidP="00E27D8D">
      <w:pPr>
        <w:pStyle w:val="Textbody"/>
        <w:numPr>
          <w:ilvl w:val="1"/>
          <w:numId w:val="67"/>
        </w:numPr>
        <w:ind w:right="567"/>
        <w:rPr>
          <w:szCs w:val="24"/>
        </w:rPr>
      </w:pPr>
      <w:r>
        <w:rPr>
          <w:szCs w:val="24"/>
        </w:rPr>
        <w:t>Sudden spikes in activity</w:t>
      </w:r>
    </w:p>
    <w:p w14:paraId="27F688AA" w14:textId="497909B3" w:rsidR="00F20AEC" w:rsidRDefault="00F20AEC" w:rsidP="00E27D8D">
      <w:pPr>
        <w:pStyle w:val="Textbody"/>
        <w:numPr>
          <w:ilvl w:val="0"/>
          <w:numId w:val="67"/>
        </w:numPr>
        <w:ind w:right="567"/>
        <w:rPr>
          <w:szCs w:val="24"/>
        </w:rPr>
      </w:pPr>
      <w:r>
        <w:rPr>
          <w:szCs w:val="24"/>
        </w:rPr>
        <w:t xml:space="preserve">Use anomaly detection logic to classify insider </w:t>
      </w:r>
      <w:r w:rsidR="00207A61">
        <w:rPr>
          <w:szCs w:val="24"/>
        </w:rPr>
        <w:t>behaviour</w:t>
      </w:r>
      <w:r>
        <w:rPr>
          <w:szCs w:val="24"/>
        </w:rPr>
        <w:t xml:space="preserve"> as:</w:t>
      </w:r>
    </w:p>
    <w:p w14:paraId="37E5B767" w14:textId="77777777" w:rsidR="00F20AEC" w:rsidRDefault="00F20AEC" w:rsidP="00E27D8D">
      <w:pPr>
        <w:pStyle w:val="Textbody"/>
        <w:numPr>
          <w:ilvl w:val="1"/>
          <w:numId w:val="67"/>
        </w:numPr>
        <w:ind w:right="567"/>
      </w:pPr>
      <w:r>
        <w:rPr>
          <w:rStyle w:val="StrongEmphasis"/>
          <w:szCs w:val="24"/>
        </w:rPr>
        <w:t>Careless/Accidental</w:t>
      </w:r>
    </w:p>
    <w:p w14:paraId="02B9B580" w14:textId="77777777" w:rsidR="00F20AEC" w:rsidRDefault="00F20AEC" w:rsidP="00E27D8D">
      <w:pPr>
        <w:pStyle w:val="Textbody"/>
        <w:numPr>
          <w:ilvl w:val="1"/>
          <w:numId w:val="67"/>
        </w:numPr>
        <w:ind w:right="567"/>
      </w:pPr>
      <w:r>
        <w:rPr>
          <w:rStyle w:val="StrongEmphasis"/>
          <w:szCs w:val="24"/>
        </w:rPr>
        <w:t>Malicious/Intentional</w:t>
      </w:r>
    </w:p>
    <w:p w14:paraId="2974A321" w14:textId="5E318549" w:rsidR="00F20AEC" w:rsidRPr="00F20AEC" w:rsidRDefault="00F20AEC" w:rsidP="00E27D8D">
      <w:pPr>
        <w:pStyle w:val="Heading3"/>
        <w:spacing w:after="283"/>
        <w:ind w:right="567"/>
        <w:rPr>
          <w:rStyle w:val="IntenseEmphasis"/>
        </w:rPr>
      </w:pPr>
      <w:bookmarkStart w:id="38" w:name="_Toc197605969"/>
      <w:r w:rsidRPr="00F20AEC">
        <w:rPr>
          <w:rStyle w:val="IntenseEmphasis"/>
        </w:rPr>
        <w:t>7</w:t>
      </w:r>
      <w:r>
        <w:rPr>
          <w:rStyle w:val="IntenseEmphasis"/>
        </w:rPr>
        <w:t>.</w:t>
      </w:r>
      <w:r w:rsidRPr="00F20AEC">
        <w:rPr>
          <w:rStyle w:val="IntenseEmphasis"/>
        </w:rPr>
        <w:t xml:space="preserve"> Logging and Real-Time Alerting</w:t>
      </w:r>
      <w:bookmarkEnd w:id="38"/>
    </w:p>
    <w:p w14:paraId="7AA2E23C" w14:textId="77777777" w:rsidR="00F20AEC" w:rsidRDefault="00F20AEC" w:rsidP="00E27D8D">
      <w:pPr>
        <w:pStyle w:val="Textbody"/>
        <w:numPr>
          <w:ilvl w:val="0"/>
          <w:numId w:val="68"/>
        </w:numPr>
        <w:ind w:right="567"/>
        <w:rPr>
          <w:szCs w:val="24"/>
        </w:rPr>
      </w:pPr>
      <w:r>
        <w:rPr>
          <w:szCs w:val="24"/>
        </w:rPr>
        <w:t>Log every suspicious event with metadata, classification, and timestamps.</w:t>
      </w:r>
    </w:p>
    <w:p w14:paraId="55CDFFF2" w14:textId="77777777" w:rsidR="00F20AEC" w:rsidRDefault="00F20AEC" w:rsidP="00E27D8D">
      <w:pPr>
        <w:pStyle w:val="Textbody"/>
        <w:numPr>
          <w:ilvl w:val="0"/>
          <w:numId w:val="68"/>
        </w:numPr>
        <w:ind w:right="567"/>
      </w:pPr>
      <w:r>
        <w:rPr>
          <w:szCs w:val="24"/>
        </w:rPr>
        <w:t xml:space="preserve">Display </w:t>
      </w:r>
      <w:r>
        <w:rPr>
          <w:rStyle w:val="StrongEmphasis"/>
          <w:szCs w:val="24"/>
        </w:rPr>
        <w:t>color-coded CLI alerts</w:t>
      </w:r>
      <w:r>
        <w:rPr>
          <w:szCs w:val="24"/>
        </w:rPr>
        <w:t xml:space="preserve"> based on severity (Critical, High, Medium, Low).</w:t>
      </w:r>
    </w:p>
    <w:p w14:paraId="5AE0D355" w14:textId="77777777" w:rsidR="00F20AEC" w:rsidRDefault="00F20AEC" w:rsidP="00E27D8D">
      <w:pPr>
        <w:pStyle w:val="Textbody"/>
        <w:numPr>
          <w:ilvl w:val="0"/>
          <w:numId w:val="68"/>
        </w:numPr>
        <w:ind w:right="567"/>
      </w:pPr>
      <w:r>
        <w:rPr>
          <w:szCs w:val="24"/>
        </w:rPr>
        <w:t xml:space="preserve">Optionally integrate alerts into a </w:t>
      </w:r>
      <w:r>
        <w:rPr>
          <w:rStyle w:val="StrongEmphasis"/>
          <w:szCs w:val="24"/>
        </w:rPr>
        <w:t>SIEM system</w:t>
      </w:r>
      <w:r>
        <w:rPr>
          <w:szCs w:val="24"/>
        </w:rPr>
        <w:t xml:space="preserve"> for centralized incident response.</w:t>
      </w:r>
    </w:p>
    <w:p w14:paraId="6CA28F34" w14:textId="77777777" w:rsidR="00F85E31" w:rsidRDefault="00F85E31" w:rsidP="00E27D8D">
      <w:pPr>
        <w:pStyle w:val="Default"/>
        <w:spacing w:line="276" w:lineRule="auto"/>
        <w:ind w:right="567"/>
        <w:jc w:val="both"/>
        <w:rPr>
          <w:b/>
          <w:bCs/>
          <w:sz w:val="28"/>
          <w:szCs w:val="28"/>
        </w:rPr>
      </w:pPr>
    </w:p>
    <w:p w14:paraId="28463FB5" w14:textId="77777777" w:rsidR="00A76E7F" w:rsidRDefault="00A76E7F" w:rsidP="00E27D8D">
      <w:pPr>
        <w:pStyle w:val="Default"/>
        <w:spacing w:line="276" w:lineRule="auto"/>
        <w:ind w:right="567"/>
        <w:jc w:val="both"/>
        <w:rPr>
          <w:b/>
          <w:bCs/>
          <w:sz w:val="28"/>
          <w:szCs w:val="28"/>
        </w:rPr>
      </w:pPr>
    </w:p>
    <w:p w14:paraId="6418A716" w14:textId="77777777" w:rsidR="00A76E7F" w:rsidRDefault="00A76E7F" w:rsidP="00E27D8D">
      <w:pPr>
        <w:pStyle w:val="Default"/>
        <w:spacing w:line="276" w:lineRule="auto"/>
        <w:ind w:right="567"/>
        <w:jc w:val="both"/>
        <w:rPr>
          <w:b/>
          <w:bCs/>
          <w:sz w:val="28"/>
          <w:szCs w:val="28"/>
        </w:rPr>
      </w:pPr>
    </w:p>
    <w:p w14:paraId="1288B22F" w14:textId="77777777" w:rsidR="00A76E7F" w:rsidRDefault="00A76E7F" w:rsidP="00E27D8D">
      <w:pPr>
        <w:pStyle w:val="Default"/>
        <w:spacing w:line="276" w:lineRule="auto"/>
        <w:ind w:right="567"/>
        <w:jc w:val="both"/>
        <w:rPr>
          <w:b/>
          <w:bCs/>
          <w:sz w:val="28"/>
          <w:szCs w:val="28"/>
        </w:rPr>
      </w:pPr>
    </w:p>
    <w:p w14:paraId="00D53697" w14:textId="77777777" w:rsidR="00A76E7F" w:rsidRDefault="00A76E7F" w:rsidP="00E27D8D">
      <w:pPr>
        <w:pStyle w:val="Default"/>
        <w:spacing w:line="276" w:lineRule="auto"/>
        <w:ind w:right="567"/>
        <w:jc w:val="both"/>
        <w:rPr>
          <w:b/>
          <w:bCs/>
          <w:sz w:val="28"/>
          <w:szCs w:val="28"/>
        </w:rPr>
      </w:pPr>
    </w:p>
    <w:p w14:paraId="097BFD9F" w14:textId="77777777" w:rsidR="00A76E7F" w:rsidRDefault="00A76E7F" w:rsidP="00E27D8D">
      <w:pPr>
        <w:pStyle w:val="Default"/>
        <w:spacing w:line="276" w:lineRule="auto"/>
        <w:ind w:right="567"/>
        <w:jc w:val="both"/>
        <w:rPr>
          <w:b/>
          <w:bCs/>
          <w:sz w:val="28"/>
          <w:szCs w:val="28"/>
        </w:rPr>
      </w:pPr>
    </w:p>
    <w:p w14:paraId="05617CE2" w14:textId="77777777" w:rsidR="00A76E7F" w:rsidRDefault="00A76E7F" w:rsidP="00E27D8D">
      <w:pPr>
        <w:pStyle w:val="Default"/>
        <w:spacing w:line="276" w:lineRule="auto"/>
        <w:ind w:right="567"/>
        <w:jc w:val="both"/>
        <w:rPr>
          <w:b/>
          <w:bCs/>
          <w:sz w:val="28"/>
          <w:szCs w:val="28"/>
        </w:rPr>
      </w:pPr>
    </w:p>
    <w:p w14:paraId="091BB010" w14:textId="77777777" w:rsidR="00A76E7F" w:rsidRDefault="00A76E7F" w:rsidP="00E27D8D">
      <w:pPr>
        <w:pStyle w:val="Default"/>
        <w:spacing w:line="276" w:lineRule="auto"/>
        <w:ind w:right="567"/>
        <w:jc w:val="both"/>
        <w:rPr>
          <w:b/>
          <w:bCs/>
          <w:sz w:val="28"/>
          <w:szCs w:val="28"/>
        </w:rPr>
      </w:pPr>
    </w:p>
    <w:p w14:paraId="61965D20" w14:textId="77777777" w:rsidR="00A76E7F" w:rsidRDefault="00A76E7F" w:rsidP="00E27D8D">
      <w:pPr>
        <w:pStyle w:val="Default"/>
        <w:spacing w:line="276" w:lineRule="auto"/>
        <w:ind w:right="567"/>
        <w:jc w:val="both"/>
        <w:rPr>
          <w:b/>
          <w:bCs/>
          <w:sz w:val="28"/>
          <w:szCs w:val="28"/>
        </w:rPr>
      </w:pPr>
    </w:p>
    <w:p w14:paraId="1EEB73DF" w14:textId="77777777" w:rsidR="00F20AEC" w:rsidRDefault="00F20AEC" w:rsidP="00E27D8D">
      <w:pPr>
        <w:pStyle w:val="Default"/>
        <w:spacing w:line="276" w:lineRule="auto"/>
        <w:ind w:right="567"/>
        <w:jc w:val="both"/>
        <w:rPr>
          <w:b/>
          <w:bCs/>
          <w:sz w:val="28"/>
          <w:szCs w:val="28"/>
        </w:rPr>
      </w:pPr>
    </w:p>
    <w:p w14:paraId="1C25626E" w14:textId="77777777" w:rsidR="00F20AEC" w:rsidRDefault="00F20AEC" w:rsidP="00E27D8D">
      <w:pPr>
        <w:pStyle w:val="Default"/>
        <w:spacing w:line="276" w:lineRule="auto"/>
        <w:ind w:right="567"/>
        <w:jc w:val="both"/>
        <w:rPr>
          <w:b/>
          <w:bCs/>
          <w:sz w:val="28"/>
          <w:szCs w:val="28"/>
        </w:rPr>
      </w:pPr>
    </w:p>
    <w:p w14:paraId="1D1D4011" w14:textId="77777777" w:rsidR="00F20AEC" w:rsidRDefault="00F20AEC" w:rsidP="00E27D8D">
      <w:pPr>
        <w:pStyle w:val="Default"/>
        <w:spacing w:line="276" w:lineRule="auto"/>
        <w:ind w:right="567"/>
        <w:jc w:val="both"/>
        <w:rPr>
          <w:b/>
          <w:bCs/>
          <w:sz w:val="28"/>
          <w:szCs w:val="28"/>
        </w:rPr>
      </w:pPr>
    </w:p>
    <w:p w14:paraId="67357BDB" w14:textId="77777777" w:rsidR="00F20AEC" w:rsidRDefault="00F20AEC" w:rsidP="00E27D8D">
      <w:pPr>
        <w:pStyle w:val="Default"/>
        <w:spacing w:line="276" w:lineRule="auto"/>
        <w:ind w:right="567"/>
        <w:jc w:val="both"/>
        <w:rPr>
          <w:b/>
          <w:bCs/>
          <w:sz w:val="28"/>
          <w:szCs w:val="28"/>
        </w:rPr>
      </w:pPr>
    </w:p>
    <w:p w14:paraId="0E48F10E" w14:textId="77777777" w:rsidR="00F20AEC" w:rsidRDefault="00F20AEC" w:rsidP="00E27D8D">
      <w:pPr>
        <w:pStyle w:val="Default"/>
        <w:spacing w:line="276" w:lineRule="auto"/>
        <w:ind w:right="567"/>
        <w:jc w:val="both"/>
        <w:rPr>
          <w:b/>
          <w:bCs/>
          <w:sz w:val="28"/>
          <w:szCs w:val="28"/>
        </w:rPr>
      </w:pPr>
    </w:p>
    <w:p w14:paraId="01FCBAFD" w14:textId="77777777" w:rsidR="00F20AEC" w:rsidRDefault="00F20AEC" w:rsidP="00E27D8D">
      <w:pPr>
        <w:pStyle w:val="Default"/>
        <w:spacing w:line="276" w:lineRule="auto"/>
        <w:ind w:right="567"/>
        <w:jc w:val="both"/>
        <w:rPr>
          <w:b/>
          <w:bCs/>
          <w:sz w:val="28"/>
          <w:szCs w:val="28"/>
        </w:rPr>
      </w:pPr>
    </w:p>
    <w:p w14:paraId="6A7B7B6A" w14:textId="77777777" w:rsidR="00F20AEC" w:rsidRDefault="00F20AEC" w:rsidP="00E27D8D">
      <w:pPr>
        <w:pStyle w:val="Default"/>
        <w:spacing w:line="276" w:lineRule="auto"/>
        <w:ind w:right="567"/>
        <w:jc w:val="both"/>
        <w:rPr>
          <w:b/>
          <w:bCs/>
          <w:sz w:val="28"/>
          <w:szCs w:val="28"/>
        </w:rPr>
      </w:pPr>
    </w:p>
    <w:p w14:paraId="438B179D" w14:textId="77777777" w:rsidR="00F20AEC" w:rsidRDefault="00F20AEC" w:rsidP="00E27D8D">
      <w:pPr>
        <w:pStyle w:val="Default"/>
        <w:spacing w:line="276" w:lineRule="auto"/>
        <w:ind w:right="567"/>
        <w:jc w:val="both"/>
        <w:rPr>
          <w:b/>
          <w:bCs/>
          <w:sz w:val="28"/>
          <w:szCs w:val="28"/>
        </w:rPr>
      </w:pPr>
    </w:p>
    <w:p w14:paraId="27F72FA3" w14:textId="7958037B" w:rsidR="00F85E31" w:rsidRDefault="00F20AEC" w:rsidP="00E27D8D">
      <w:pPr>
        <w:pStyle w:val="ChapterTitle"/>
        <w:ind w:right="567"/>
      </w:pPr>
      <w:bookmarkStart w:id="39" w:name="_Toc197605970"/>
      <w:r>
        <w:lastRenderedPageBreak/>
        <w:t>THEORETICAL AND EMPIRICAL RESULT ANALYSIS</w:t>
      </w:r>
      <w:bookmarkEnd w:id="39"/>
    </w:p>
    <w:p w14:paraId="771F43C8" w14:textId="77777777" w:rsidR="00F85E31" w:rsidRDefault="00F85E31" w:rsidP="00E27D8D">
      <w:pPr>
        <w:pStyle w:val="TopicHeader"/>
        <w:ind w:right="567"/>
      </w:pPr>
      <w:bookmarkStart w:id="40" w:name="_Toc197605971"/>
      <w:r>
        <w:t>Experimental Setup</w:t>
      </w:r>
      <w:bookmarkEnd w:id="40"/>
    </w:p>
    <w:p w14:paraId="40032478" w14:textId="2EEA29DA" w:rsidR="00F20AEC" w:rsidRDefault="00F20AEC" w:rsidP="00E27D8D">
      <w:pPr>
        <w:pStyle w:val="Index"/>
        <w:ind w:right="567"/>
      </w:pPr>
      <w:r>
        <w:t>Set up the Gmail API client screen by adding 15 test users that shall have access to the</w:t>
      </w:r>
      <w:r w:rsidR="00F76866">
        <w:t xml:space="preserve"> </w:t>
      </w:r>
      <w:r>
        <w:t xml:space="preserve">tool in real-time </w:t>
      </w:r>
      <w:proofErr w:type="spellStart"/>
      <w:r>
        <w:t>i.e</w:t>
      </w:r>
      <w:proofErr w:type="spellEnd"/>
      <w:r>
        <w:t xml:space="preserve"> their inboxes will be monitored and logged.</w:t>
      </w:r>
    </w:p>
    <w:p w14:paraId="12B20FA4" w14:textId="77777777" w:rsidR="00F76866" w:rsidRDefault="00F76866" w:rsidP="00E27D8D">
      <w:pPr>
        <w:keepNext/>
        <w:ind w:right="567"/>
        <w:jc w:val="center"/>
      </w:pPr>
      <w:r>
        <w:rPr>
          <w:noProof/>
        </w:rPr>
        <w:drawing>
          <wp:inline distT="0" distB="0" distL="0" distR="0" wp14:anchorId="2AB29518" wp14:editId="0E402B38">
            <wp:extent cx="3568700" cy="2381292"/>
            <wp:effectExtent l="0" t="0" r="0" b="0"/>
            <wp:docPr id="10509639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3592752" cy="2397341"/>
                    </a:xfrm>
                    <a:prstGeom prst="rect">
                      <a:avLst/>
                    </a:prstGeom>
                    <a:noFill/>
                  </pic:spPr>
                </pic:pic>
              </a:graphicData>
            </a:graphic>
          </wp:inline>
        </w:drawing>
      </w:r>
    </w:p>
    <w:p w14:paraId="40E344E5" w14:textId="4346480B" w:rsidR="00F76866" w:rsidRDefault="00F76866" w:rsidP="00E27D8D">
      <w:pPr>
        <w:pStyle w:val="Caption"/>
        <w:ind w:right="567"/>
        <w:jc w:val="center"/>
      </w:pPr>
      <w:bookmarkStart w:id="41" w:name="_Toc197605843"/>
      <w:r>
        <w:t xml:space="preserve">Figure </w:t>
      </w:r>
      <w:fldSimple w:instr=" SEQ Figure \* ARABIC ">
        <w:r w:rsidR="008E2B32">
          <w:rPr>
            <w:noProof/>
          </w:rPr>
          <w:t>1</w:t>
        </w:r>
      </w:fldSimple>
      <w:r>
        <w:t>: Test Users</w:t>
      </w:r>
      <w:bookmarkEnd w:id="41"/>
    </w:p>
    <w:p w14:paraId="124F2C77" w14:textId="7E83E286" w:rsidR="00F76866" w:rsidRDefault="00F76866" w:rsidP="00E27D8D">
      <w:pPr>
        <w:pStyle w:val="Standard"/>
        <w:ind w:right="567"/>
        <w:rPr>
          <w:color w:val="111111"/>
          <w:sz w:val="28"/>
          <w:szCs w:val="28"/>
        </w:rPr>
      </w:pPr>
      <w:r>
        <w:t>Configuring the O</w:t>
      </w:r>
      <w:r w:rsidR="00207A61">
        <w:t>A</w:t>
      </w:r>
      <w:r>
        <w:t>uth screen in Gmail API to store the credentials.json file and client secret file. This is to ensure that correct emails are being monitored.</w:t>
      </w:r>
    </w:p>
    <w:p w14:paraId="71655C87" w14:textId="77777777" w:rsidR="00F76866" w:rsidRDefault="00F76866" w:rsidP="00E27D8D">
      <w:pPr>
        <w:ind w:right="567"/>
      </w:pPr>
    </w:p>
    <w:p w14:paraId="1006F6A4" w14:textId="77777777" w:rsidR="00F76866" w:rsidRDefault="00F76866" w:rsidP="00E27D8D">
      <w:pPr>
        <w:keepNext/>
        <w:ind w:right="567"/>
      </w:pPr>
      <w:r>
        <w:rPr>
          <w:noProof/>
        </w:rPr>
        <w:drawing>
          <wp:inline distT="0" distB="0" distL="0" distR="0" wp14:anchorId="4A2182FF" wp14:editId="02AB47C8">
            <wp:extent cx="5741035" cy="1807210"/>
            <wp:effectExtent l="0" t="0" r="0" b="0"/>
            <wp:docPr id="16426638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7"/>
                    <a:stretch>
                      <a:fillRect/>
                    </a:stretch>
                  </pic:blipFill>
                  <pic:spPr bwMode="auto">
                    <a:xfrm>
                      <a:off x="0" y="0"/>
                      <a:ext cx="5741035" cy="1807210"/>
                    </a:xfrm>
                    <a:prstGeom prst="rect">
                      <a:avLst/>
                    </a:prstGeom>
                    <a:noFill/>
                  </pic:spPr>
                </pic:pic>
              </a:graphicData>
            </a:graphic>
          </wp:inline>
        </w:drawing>
      </w:r>
    </w:p>
    <w:p w14:paraId="25B34FCA" w14:textId="68C856F0" w:rsidR="00F76866" w:rsidRDefault="00F76866" w:rsidP="00E27D8D">
      <w:pPr>
        <w:pStyle w:val="Caption"/>
        <w:ind w:right="567"/>
        <w:jc w:val="center"/>
      </w:pPr>
      <w:bookmarkStart w:id="42" w:name="_Toc197605844"/>
      <w:r>
        <w:t xml:space="preserve">Figure </w:t>
      </w:r>
      <w:fldSimple w:instr=" SEQ Figure \* ARABIC ">
        <w:r w:rsidR="008E2B32">
          <w:rPr>
            <w:noProof/>
          </w:rPr>
          <w:t>2</w:t>
        </w:r>
      </w:fldSimple>
      <w:r>
        <w:t>: OAuth Screen</w:t>
      </w:r>
      <w:bookmarkEnd w:id="42"/>
    </w:p>
    <w:p w14:paraId="66D2A4AC" w14:textId="77777777" w:rsidR="00F76866" w:rsidRDefault="00F76866" w:rsidP="00E27D8D">
      <w:pPr>
        <w:ind w:right="567"/>
      </w:pPr>
    </w:p>
    <w:p w14:paraId="20A2AD74" w14:textId="77777777" w:rsidR="00F76866" w:rsidRDefault="00F76866" w:rsidP="00E27D8D">
      <w:pPr>
        <w:ind w:right="567"/>
        <w:rPr>
          <w:color w:val="111111"/>
          <w:szCs w:val="24"/>
        </w:rPr>
      </w:pPr>
    </w:p>
    <w:p w14:paraId="3DA7DB43" w14:textId="77777777" w:rsidR="00F76866" w:rsidRDefault="00F76866" w:rsidP="00E27D8D">
      <w:pPr>
        <w:ind w:right="567"/>
        <w:rPr>
          <w:color w:val="111111"/>
          <w:szCs w:val="24"/>
        </w:rPr>
      </w:pPr>
    </w:p>
    <w:p w14:paraId="128B5F53" w14:textId="77777777" w:rsidR="00F76866" w:rsidRDefault="00F76866" w:rsidP="00E27D8D">
      <w:pPr>
        <w:ind w:right="567"/>
        <w:rPr>
          <w:color w:val="111111"/>
          <w:szCs w:val="24"/>
        </w:rPr>
      </w:pPr>
    </w:p>
    <w:p w14:paraId="077E9855" w14:textId="77777777" w:rsidR="00F76866" w:rsidRDefault="00F76866" w:rsidP="00E27D8D">
      <w:pPr>
        <w:ind w:right="567"/>
        <w:rPr>
          <w:color w:val="111111"/>
          <w:szCs w:val="24"/>
        </w:rPr>
      </w:pPr>
    </w:p>
    <w:p w14:paraId="4F74B905" w14:textId="07D4BDB6" w:rsidR="00F76866" w:rsidRDefault="00F76866" w:rsidP="00E27D8D">
      <w:pPr>
        <w:ind w:right="567"/>
        <w:rPr>
          <w:color w:val="111111"/>
          <w:szCs w:val="24"/>
        </w:rPr>
      </w:pPr>
      <w:r>
        <w:rPr>
          <w:color w:val="111111"/>
          <w:szCs w:val="24"/>
        </w:rPr>
        <w:lastRenderedPageBreak/>
        <w:t>Authorized each user and registered the respective tokens of API. Each user has been authorized and registered and assigned a specific role according to the needs of the target organization.</w:t>
      </w:r>
    </w:p>
    <w:p w14:paraId="7ECF9440" w14:textId="77777777" w:rsidR="00F76866" w:rsidRDefault="00F76866" w:rsidP="00E27D8D">
      <w:pPr>
        <w:keepNext/>
        <w:ind w:right="567"/>
        <w:jc w:val="center"/>
      </w:pPr>
      <w:r>
        <w:rPr>
          <w:noProof/>
        </w:rPr>
        <w:drawing>
          <wp:inline distT="0" distB="0" distL="0" distR="0" wp14:anchorId="6BE5C547" wp14:editId="68CE342B">
            <wp:extent cx="5579745" cy="1160780"/>
            <wp:effectExtent l="0" t="0" r="0" b="0"/>
            <wp:docPr id="144558619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8"/>
                    <a:stretch>
                      <a:fillRect/>
                    </a:stretch>
                  </pic:blipFill>
                  <pic:spPr bwMode="auto">
                    <a:xfrm>
                      <a:off x="0" y="0"/>
                      <a:ext cx="5579745" cy="1160780"/>
                    </a:xfrm>
                    <a:prstGeom prst="rect">
                      <a:avLst/>
                    </a:prstGeom>
                    <a:noFill/>
                  </pic:spPr>
                </pic:pic>
              </a:graphicData>
            </a:graphic>
          </wp:inline>
        </w:drawing>
      </w:r>
    </w:p>
    <w:p w14:paraId="7A05C332" w14:textId="6C588A72" w:rsidR="00F76866" w:rsidRDefault="00F76866" w:rsidP="00E27D8D">
      <w:pPr>
        <w:pStyle w:val="Caption"/>
        <w:ind w:right="567"/>
        <w:jc w:val="center"/>
      </w:pPr>
      <w:bookmarkStart w:id="43" w:name="_Toc197605845"/>
      <w:r>
        <w:t xml:space="preserve">Figure </w:t>
      </w:r>
      <w:fldSimple w:instr=" SEQ Figure \* ARABIC ">
        <w:r w:rsidR="008E2B32">
          <w:rPr>
            <w:noProof/>
          </w:rPr>
          <w:t>3</w:t>
        </w:r>
      </w:fldSimple>
      <w:r>
        <w:t>: Token Credentials</w:t>
      </w:r>
      <w:bookmarkEnd w:id="43"/>
    </w:p>
    <w:p w14:paraId="6B9D8D2F" w14:textId="77777777" w:rsidR="00F76866" w:rsidRDefault="00F76866" w:rsidP="00E27D8D">
      <w:pPr>
        <w:pStyle w:val="Index"/>
        <w:ind w:right="567"/>
      </w:pPr>
      <w:r>
        <w:t>An “Acceptable Usage Policy” for the organization was created that details the scope of authorized and unauthorized behaviour by employees of the organization that shall further aid in user training and awareness. This is essential in order to prevent accidental threats.</w:t>
      </w:r>
    </w:p>
    <w:p w14:paraId="08EC5A6F" w14:textId="77777777" w:rsidR="00F76866" w:rsidRDefault="00F76866" w:rsidP="00E27D8D">
      <w:pPr>
        <w:pStyle w:val="Index"/>
        <w:keepNext/>
        <w:ind w:right="567"/>
        <w:jc w:val="center"/>
      </w:pPr>
      <w:r>
        <w:rPr>
          <w:noProof/>
        </w:rPr>
        <w:drawing>
          <wp:inline distT="0" distB="0" distL="0" distR="0" wp14:anchorId="184BB528" wp14:editId="2B717854">
            <wp:extent cx="3702685" cy="1741170"/>
            <wp:effectExtent l="0" t="0" r="0" b="0"/>
            <wp:docPr id="165690503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19"/>
                    <a:stretch>
                      <a:fillRect/>
                    </a:stretch>
                  </pic:blipFill>
                  <pic:spPr bwMode="auto">
                    <a:xfrm>
                      <a:off x="0" y="0"/>
                      <a:ext cx="3702685" cy="1741170"/>
                    </a:xfrm>
                    <a:prstGeom prst="rect">
                      <a:avLst/>
                    </a:prstGeom>
                    <a:noFill/>
                  </pic:spPr>
                </pic:pic>
              </a:graphicData>
            </a:graphic>
          </wp:inline>
        </w:drawing>
      </w:r>
    </w:p>
    <w:p w14:paraId="4B8B467E" w14:textId="720C7EF8" w:rsidR="00F76866" w:rsidRDefault="00F76866" w:rsidP="00E27D8D">
      <w:pPr>
        <w:pStyle w:val="Caption"/>
        <w:ind w:right="567"/>
        <w:jc w:val="center"/>
      </w:pPr>
      <w:bookmarkStart w:id="44" w:name="_Toc197605846"/>
      <w:r>
        <w:t xml:space="preserve">Figure </w:t>
      </w:r>
      <w:fldSimple w:instr=" SEQ Figure \* ARABIC ">
        <w:r w:rsidR="008E2B32">
          <w:rPr>
            <w:noProof/>
          </w:rPr>
          <w:t>4</w:t>
        </w:r>
      </w:fldSimple>
      <w:r>
        <w:t>: Zerotrace – AUP</w:t>
      </w:r>
      <w:bookmarkEnd w:id="44"/>
    </w:p>
    <w:p w14:paraId="0F9213ED" w14:textId="77777777" w:rsidR="00F76866" w:rsidRDefault="00F76866" w:rsidP="00E27D8D">
      <w:pPr>
        <w:ind w:right="567"/>
      </w:pPr>
    </w:p>
    <w:p w14:paraId="6376C101" w14:textId="74658F85" w:rsidR="00F76866" w:rsidRDefault="00F76866" w:rsidP="00E27D8D">
      <w:pPr>
        <w:ind w:right="567"/>
        <w:rPr>
          <w:color w:val="111111"/>
          <w:szCs w:val="24"/>
        </w:rPr>
      </w:pPr>
      <w:r>
        <w:rPr>
          <w:color w:val="111111"/>
          <w:szCs w:val="24"/>
        </w:rPr>
        <w:t>A set of documents were created and processed through a file tagging system that tagged each one as a highly confidential attachment. The file extensions thus explored were - .docx, .pdf, .txt, .xlsx and zip.</w:t>
      </w:r>
    </w:p>
    <w:p w14:paraId="7A818933" w14:textId="77777777" w:rsidR="00F76866" w:rsidRDefault="00F76866" w:rsidP="00E27D8D">
      <w:pPr>
        <w:keepNext/>
        <w:ind w:right="567"/>
        <w:jc w:val="center"/>
      </w:pPr>
      <w:r>
        <w:rPr>
          <w:noProof/>
        </w:rPr>
        <w:drawing>
          <wp:inline distT="0" distB="0" distL="0" distR="0" wp14:anchorId="738076B9" wp14:editId="2257928B">
            <wp:extent cx="5579745" cy="1737995"/>
            <wp:effectExtent l="0" t="0" r="0" b="0"/>
            <wp:docPr id="191117078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0"/>
                    <a:stretch>
                      <a:fillRect/>
                    </a:stretch>
                  </pic:blipFill>
                  <pic:spPr bwMode="auto">
                    <a:xfrm>
                      <a:off x="0" y="0"/>
                      <a:ext cx="5579745" cy="1737995"/>
                    </a:xfrm>
                    <a:prstGeom prst="rect">
                      <a:avLst/>
                    </a:prstGeom>
                    <a:noFill/>
                  </pic:spPr>
                </pic:pic>
              </a:graphicData>
            </a:graphic>
          </wp:inline>
        </w:drawing>
      </w:r>
    </w:p>
    <w:p w14:paraId="087A90B1" w14:textId="175CBF55" w:rsidR="00F76866" w:rsidRDefault="00F76866" w:rsidP="00E27D8D">
      <w:pPr>
        <w:pStyle w:val="Caption"/>
        <w:ind w:right="567"/>
        <w:jc w:val="center"/>
      </w:pPr>
      <w:bookmarkStart w:id="45" w:name="_Toc197605847"/>
      <w:r>
        <w:t xml:space="preserve">Figure </w:t>
      </w:r>
      <w:fldSimple w:instr=" SEQ Figure \* ARABIC ">
        <w:r w:rsidR="008E2B32">
          <w:rPr>
            <w:noProof/>
          </w:rPr>
          <w:t>5</w:t>
        </w:r>
      </w:fldSimple>
      <w:r>
        <w:t>: Confidential Attachments</w:t>
      </w:r>
      <w:bookmarkEnd w:id="45"/>
    </w:p>
    <w:p w14:paraId="32372AD3" w14:textId="77777777" w:rsidR="00F76866" w:rsidRDefault="00F76866" w:rsidP="00E27D8D">
      <w:pPr>
        <w:ind w:right="567"/>
      </w:pPr>
    </w:p>
    <w:p w14:paraId="0FBCF8B8" w14:textId="77777777" w:rsidR="00F76866" w:rsidRDefault="00F76866" w:rsidP="00E27D8D">
      <w:pPr>
        <w:ind w:right="567"/>
      </w:pPr>
    </w:p>
    <w:p w14:paraId="62EB15FB" w14:textId="77777777" w:rsidR="00F76866" w:rsidRPr="00F76866" w:rsidRDefault="00F76866" w:rsidP="00E27D8D">
      <w:pPr>
        <w:ind w:right="567"/>
      </w:pPr>
    </w:p>
    <w:p w14:paraId="32DB4122" w14:textId="429981A4" w:rsidR="006151BB" w:rsidRDefault="006151BB" w:rsidP="00E27D8D">
      <w:pPr>
        <w:pStyle w:val="TopicHeader"/>
        <w:ind w:right="567"/>
      </w:pPr>
      <w:bookmarkStart w:id="46" w:name="_Toc197605972"/>
      <w:r>
        <w:lastRenderedPageBreak/>
        <w:t>Ev</w:t>
      </w:r>
      <w:r w:rsidR="00B532DE">
        <w:t>a</w:t>
      </w:r>
      <w:r>
        <w:t>lu</w:t>
      </w:r>
      <w:r w:rsidR="00207A61">
        <w:t>a</w:t>
      </w:r>
      <w:r>
        <w:t>tion Metrics</w:t>
      </w:r>
      <w:bookmarkEnd w:id="46"/>
    </w:p>
    <w:p w14:paraId="2C680880" w14:textId="7E9559DC" w:rsidR="006151BB" w:rsidRPr="006151BB" w:rsidRDefault="006151BB" w:rsidP="00E27D8D">
      <w:pPr>
        <w:pStyle w:val="ParaGraph"/>
        <w:ind w:right="567"/>
      </w:pPr>
      <w:r w:rsidRPr="006151BB">
        <w:t>To quantitatively assess the performance and accuracy of "5G Shield" and compare it against project objectives and other solutions, the following key metrics are defined:</w:t>
      </w:r>
    </w:p>
    <w:tbl>
      <w:tblPr>
        <w:tblW w:w="9512" w:type="dxa"/>
        <w:tblInd w:w="-56" w:type="dxa"/>
        <w:tblLayout w:type="fixed"/>
        <w:tblCellMar>
          <w:top w:w="28" w:type="dxa"/>
          <w:left w:w="28" w:type="dxa"/>
          <w:bottom w:w="28" w:type="dxa"/>
          <w:right w:w="28" w:type="dxa"/>
        </w:tblCellMar>
        <w:tblLook w:val="04A0" w:firstRow="1" w:lastRow="0" w:firstColumn="1" w:lastColumn="0" w:noHBand="0" w:noVBand="1"/>
      </w:tblPr>
      <w:tblGrid>
        <w:gridCol w:w="2811"/>
        <w:gridCol w:w="6701"/>
      </w:tblGrid>
      <w:tr w:rsidR="00B532DE" w14:paraId="705765B9" w14:textId="77777777" w:rsidTr="00207A61">
        <w:trPr>
          <w:trHeight w:val="375"/>
          <w:tblHeader/>
        </w:trPr>
        <w:tc>
          <w:tcPr>
            <w:tcW w:w="2811" w:type="dxa"/>
            <w:tcBorders>
              <w:top w:val="single" w:sz="18" w:space="0" w:color="000000"/>
              <w:left w:val="single" w:sz="18" w:space="0" w:color="000000"/>
              <w:bottom w:val="single" w:sz="18" w:space="0" w:color="000000"/>
              <w:right w:val="single" w:sz="18" w:space="0" w:color="000000"/>
            </w:tcBorders>
            <w:vAlign w:val="center"/>
          </w:tcPr>
          <w:p w14:paraId="2A9E1E87" w14:textId="77777777" w:rsidR="00B532DE" w:rsidRDefault="00B532DE" w:rsidP="00E27D8D">
            <w:pPr>
              <w:pStyle w:val="TableHeading"/>
              <w:ind w:right="567"/>
            </w:pPr>
            <w:r>
              <w:rPr>
                <w:rStyle w:val="StrongEmphasis"/>
                <w:b/>
                <w:bCs/>
              </w:rPr>
              <w:t>Metric</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0F05E60E" w14:textId="77777777" w:rsidR="00B532DE" w:rsidRDefault="00B532DE" w:rsidP="00E27D8D">
            <w:pPr>
              <w:pStyle w:val="TableHeading"/>
              <w:ind w:right="567"/>
            </w:pPr>
            <w:r>
              <w:rPr>
                <w:rStyle w:val="StrongEmphasis"/>
                <w:b/>
                <w:bCs/>
              </w:rPr>
              <w:t>Description</w:t>
            </w:r>
          </w:p>
        </w:tc>
      </w:tr>
      <w:tr w:rsidR="00B532DE" w14:paraId="16C00E80" w14:textId="77777777" w:rsidTr="00207A61">
        <w:trPr>
          <w:trHeight w:val="286"/>
        </w:trPr>
        <w:tc>
          <w:tcPr>
            <w:tcW w:w="2811" w:type="dxa"/>
            <w:tcBorders>
              <w:top w:val="single" w:sz="18" w:space="0" w:color="000000"/>
              <w:left w:val="single" w:sz="18" w:space="0" w:color="000000"/>
              <w:bottom w:val="single" w:sz="18" w:space="0" w:color="000000"/>
              <w:right w:val="single" w:sz="18" w:space="0" w:color="000000"/>
            </w:tcBorders>
            <w:vAlign w:val="center"/>
          </w:tcPr>
          <w:p w14:paraId="63E664B7" w14:textId="77777777" w:rsidR="00B532DE" w:rsidRDefault="00B532DE" w:rsidP="00E27D8D">
            <w:pPr>
              <w:pStyle w:val="TableContents"/>
              <w:ind w:right="567"/>
            </w:pPr>
            <w:r>
              <w:rPr>
                <w:rStyle w:val="StrongEmphasis"/>
              </w:rPr>
              <w:t>Detection Accuracy</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18B299B9" w14:textId="77777777" w:rsidR="00B532DE" w:rsidRDefault="00B532DE" w:rsidP="00E27D8D">
            <w:pPr>
              <w:pStyle w:val="TableContents"/>
              <w:ind w:right="567"/>
            </w:pPr>
            <w:r>
              <w:t>Ratio of correctly identified threats to total threats injected</w:t>
            </w:r>
          </w:p>
        </w:tc>
      </w:tr>
      <w:tr w:rsidR="00B532DE" w14:paraId="14748EB2" w14:textId="77777777" w:rsidTr="00207A61">
        <w:trPr>
          <w:trHeight w:val="375"/>
        </w:trPr>
        <w:tc>
          <w:tcPr>
            <w:tcW w:w="2811" w:type="dxa"/>
            <w:tcBorders>
              <w:top w:val="single" w:sz="18" w:space="0" w:color="000000"/>
              <w:left w:val="single" w:sz="18" w:space="0" w:color="000000"/>
              <w:bottom w:val="single" w:sz="18" w:space="0" w:color="000000"/>
              <w:right w:val="single" w:sz="18" w:space="0" w:color="000000"/>
            </w:tcBorders>
            <w:vAlign w:val="center"/>
          </w:tcPr>
          <w:p w14:paraId="60F8F221" w14:textId="77777777" w:rsidR="00B532DE" w:rsidRDefault="00B532DE" w:rsidP="00E27D8D">
            <w:pPr>
              <w:pStyle w:val="TableContents"/>
              <w:ind w:right="567"/>
            </w:pPr>
            <w:r>
              <w:rPr>
                <w:rStyle w:val="StrongEmphasis"/>
              </w:rPr>
              <w:t>False Positive Rate</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496DCD94" w14:textId="77777777" w:rsidR="00B532DE" w:rsidRDefault="00B532DE" w:rsidP="00E27D8D">
            <w:pPr>
              <w:pStyle w:val="TableContents"/>
              <w:ind w:right="567"/>
            </w:pPr>
            <w:r>
              <w:t>Percentage of benign emails incorrectly flagged as threats</w:t>
            </w:r>
          </w:p>
        </w:tc>
      </w:tr>
      <w:tr w:rsidR="00B532DE" w14:paraId="70B8BCBF" w14:textId="77777777" w:rsidTr="00207A61">
        <w:trPr>
          <w:trHeight w:val="381"/>
        </w:trPr>
        <w:tc>
          <w:tcPr>
            <w:tcW w:w="2811" w:type="dxa"/>
            <w:tcBorders>
              <w:top w:val="single" w:sz="18" w:space="0" w:color="000000"/>
              <w:left w:val="single" w:sz="18" w:space="0" w:color="000000"/>
              <w:bottom w:val="single" w:sz="18" w:space="0" w:color="000000"/>
              <w:right w:val="single" w:sz="18" w:space="0" w:color="000000"/>
            </w:tcBorders>
            <w:vAlign w:val="center"/>
          </w:tcPr>
          <w:p w14:paraId="5692F3AB" w14:textId="77777777" w:rsidR="00B532DE" w:rsidRDefault="00B532DE" w:rsidP="00E27D8D">
            <w:pPr>
              <w:pStyle w:val="TableContents"/>
              <w:ind w:right="567"/>
            </w:pPr>
            <w:r>
              <w:rPr>
                <w:rStyle w:val="StrongEmphasis"/>
              </w:rPr>
              <w:t>False Negative Rate</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5E9AB904" w14:textId="77777777" w:rsidR="00B532DE" w:rsidRDefault="00B532DE" w:rsidP="00E27D8D">
            <w:pPr>
              <w:pStyle w:val="TableContents"/>
              <w:ind w:right="567"/>
            </w:pPr>
            <w:r>
              <w:t>Percentage of threats that went undetected</w:t>
            </w:r>
          </w:p>
        </w:tc>
      </w:tr>
      <w:tr w:rsidR="00B532DE" w14:paraId="0B78845F" w14:textId="77777777" w:rsidTr="00207A61">
        <w:trPr>
          <w:trHeight w:val="651"/>
        </w:trPr>
        <w:tc>
          <w:tcPr>
            <w:tcW w:w="2811" w:type="dxa"/>
            <w:tcBorders>
              <w:top w:val="single" w:sz="18" w:space="0" w:color="000000"/>
              <w:left w:val="single" w:sz="18" w:space="0" w:color="000000"/>
              <w:bottom w:val="single" w:sz="18" w:space="0" w:color="000000"/>
              <w:right w:val="single" w:sz="18" w:space="0" w:color="000000"/>
            </w:tcBorders>
            <w:vAlign w:val="center"/>
          </w:tcPr>
          <w:p w14:paraId="7A2DD39C" w14:textId="77777777" w:rsidR="00B532DE" w:rsidRDefault="00B532DE" w:rsidP="00E27D8D">
            <w:pPr>
              <w:pStyle w:val="TableContents"/>
              <w:ind w:right="567"/>
            </w:pPr>
            <w:r>
              <w:rPr>
                <w:rStyle w:val="StrongEmphasis"/>
              </w:rPr>
              <w:t>Classification Precision</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4B1BFAFC" w14:textId="31CA5D6B" w:rsidR="00B532DE" w:rsidRDefault="00B532DE" w:rsidP="00E27D8D">
            <w:pPr>
              <w:pStyle w:val="TableContents"/>
              <w:ind w:right="567"/>
            </w:pPr>
            <w:r>
              <w:t xml:space="preserve">Accuracy in </w:t>
            </w:r>
            <w:r w:rsidR="00207A61">
              <w:t>labelling</w:t>
            </w:r>
            <w:r>
              <w:t xml:space="preserve"> threats as </w:t>
            </w:r>
            <w:r>
              <w:rPr>
                <w:rStyle w:val="Emphasis"/>
                <w:rFonts w:eastAsia="Calibri"/>
              </w:rPr>
              <w:t>careless</w:t>
            </w:r>
            <w:r>
              <w:t xml:space="preserve"> or </w:t>
            </w:r>
            <w:r>
              <w:rPr>
                <w:rStyle w:val="Emphasis"/>
                <w:rFonts w:eastAsia="Calibri"/>
              </w:rPr>
              <w:t>malicious</w:t>
            </w:r>
          </w:p>
        </w:tc>
      </w:tr>
      <w:tr w:rsidR="00B532DE" w14:paraId="349D794F" w14:textId="77777777" w:rsidTr="00207A61">
        <w:trPr>
          <w:trHeight w:val="375"/>
        </w:trPr>
        <w:tc>
          <w:tcPr>
            <w:tcW w:w="2811" w:type="dxa"/>
            <w:tcBorders>
              <w:top w:val="single" w:sz="18" w:space="0" w:color="000000"/>
              <w:left w:val="single" w:sz="18" w:space="0" w:color="000000"/>
              <w:bottom w:val="single" w:sz="18" w:space="0" w:color="000000"/>
              <w:right w:val="single" w:sz="18" w:space="0" w:color="000000"/>
            </w:tcBorders>
            <w:vAlign w:val="center"/>
          </w:tcPr>
          <w:p w14:paraId="297AD66D" w14:textId="77777777" w:rsidR="00B532DE" w:rsidRDefault="00B532DE" w:rsidP="00E27D8D">
            <w:pPr>
              <w:pStyle w:val="TableContents"/>
              <w:ind w:right="567"/>
            </w:pPr>
            <w:r>
              <w:rPr>
                <w:rStyle w:val="StrongEmphasis"/>
              </w:rPr>
              <w:t>Alert Response Time</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6880E9FD" w14:textId="77777777" w:rsidR="00B532DE" w:rsidRDefault="00B532DE" w:rsidP="00E27D8D">
            <w:pPr>
              <w:pStyle w:val="TableContents"/>
              <w:ind w:right="567"/>
            </w:pPr>
            <w:r>
              <w:t>Time taken from threat detection to alert generation</w:t>
            </w:r>
          </w:p>
        </w:tc>
      </w:tr>
      <w:tr w:rsidR="00B532DE" w14:paraId="0637842A" w14:textId="77777777" w:rsidTr="00207A61">
        <w:trPr>
          <w:trHeight w:val="658"/>
        </w:trPr>
        <w:tc>
          <w:tcPr>
            <w:tcW w:w="2811" w:type="dxa"/>
            <w:tcBorders>
              <w:top w:val="single" w:sz="18" w:space="0" w:color="000000"/>
              <w:left w:val="single" w:sz="18" w:space="0" w:color="000000"/>
              <w:bottom w:val="single" w:sz="18" w:space="0" w:color="000000"/>
              <w:right w:val="single" w:sz="18" w:space="0" w:color="000000"/>
            </w:tcBorders>
            <w:vAlign w:val="center"/>
          </w:tcPr>
          <w:p w14:paraId="1843A2D8" w14:textId="77777777" w:rsidR="00B532DE" w:rsidRDefault="00B532DE" w:rsidP="00E27D8D">
            <w:pPr>
              <w:pStyle w:val="TableContents"/>
              <w:ind w:right="567"/>
            </w:pPr>
            <w:r>
              <w:rPr>
                <w:rStyle w:val="StrongEmphasis"/>
              </w:rPr>
              <w:t>Severity Scoring Accuracy</w:t>
            </w:r>
          </w:p>
        </w:tc>
        <w:tc>
          <w:tcPr>
            <w:tcW w:w="6701" w:type="dxa"/>
            <w:tcBorders>
              <w:top w:val="single" w:sz="18" w:space="0" w:color="000000"/>
              <w:left w:val="single" w:sz="18" w:space="0" w:color="000000"/>
              <w:bottom w:val="single" w:sz="18" w:space="0" w:color="000000"/>
              <w:right w:val="single" w:sz="18" w:space="0" w:color="000000"/>
            </w:tcBorders>
            <w:vAlign w:val="center"/>
          </w:tcPr>
          <w:p w14:paraId="75CAF575" w14:textId="77777777" w:rsidR="00B532DE" w:rsidRDefault="00B532DE" w:rsidP="00E27D8D">
            <w:pPr>
              <w:pStyle w:val="TableContents"/>
              <w:keepNext/>
              <w:ind w:right="567"/>
            </w:pPr>
            <w:r>
              <w:t>Consistency in assigning correct severity levels to different incidents</w:t>
            </w:r>
          </w:p>
        </w:tc>
      </w:tr>
    </w:tbl>
    <w:p w14:paraId="714A8A6E" w14:textId="2402E3AF" w:rsidR="00B532DE" w:rsidRDefault="00B532DE" w:rsidP="00207A61">
      <w:pPr>
        <w:pStyle w:val="Caption"/>
        <w:ind w:right="567"/>
        <w:jc w:val="left"/>
      </w:pPr>
      <w:bookmarkStart w:id="47" w:name="_Toc197605716"/>
      <w:bookmarkStart w:id="48" w:name="_Toc197605877"/>
      <w:r>
        <w:t xml:space="preserve">Table </w:t>
      </w:r>
      <w:fldSimple w:instr=" SEQ Table \* ARABIC ">
        <w:r w:rsidR="008E2B32">
          <w:rPr>
            <w:noProof/>
          </w:rPr>
          <w:t>2</w:t>
        </w:r>
      </w:fldSimple>
      <w:r>
        <w:t xml:space="preserve"> : Evaluation Metrics</w:t>
      </w:r>
      <w:bookmarkEnd w:id="47"/>
      <w:bookmarkEnd w:id="48"/>
    </w:p>
    <w:tbl>
      <w:tblPr>
        <w:tblW w:w="5245" w:type="dxa"/>
        <w:tblInd w:w="-2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28" w:type="dxa"/>
          <w:left w:w="28" w:type="dxa"/>
          <w:bottom w:w="28" w:type="dxa"/>
          <w:right w:w="28" w:type="dxa"/>
        </w:tblCellMar>
        <w:tblLook w:val="04A0" w:firstRow="1" w:lastRow="0" w:firstColumn="1" w:lastColumn="0" w:noHBand="0" w:noVBand="1"/>
      </w:tblPr>
      <w:tblGrid>
        <w:gridCol w:w="2706"/>
        <w:gridCol w:w="2539"/>
      </w:tblGrid>
      <w:tr w:rsidR="00B532DE" w14:paraId="5B4C938A" w14:textId="77777777" w:rsidTr="00B532DE">
        <w:trPr>
          <w:tblHeader/>
        </w:trPr>
        <w:tc>
          <w:tcPr>
            <w:tcW w:w="2706" w:type="dxa"/>
            <w:vAlign w:val="center"/>
          </w:tcPr>
          <w:p w14:paraId="5A7861D3" w14:textId="77777777" w:rsidR="00B532DE" w:rsidRDefault="00B532DE" w:rsidP="00E27D8D">
            <w:pPr>
              <w:pStyle w:val="TableHeading"/>
              <w:ind w:right="567"/>
              <w:jc w:val="left"/>
            </w:pPr>
            <w:r>
              <w:t>Metric</w:t>
            </w:r>
          </w:p>
        </w:tc>
        <w:tc>
          <w:tcPr>
            <w:tcW w:w="2539" w:type="dxa"/>
            <w:vAlign w:val="center"/>
          </w:tcPr>
          <w:p w14:paraId="574DB604" w14:textId="77777777" w:rsidR="00B532DE" w:rsidRDefault="00B532DE" w:rsidP="00E27D8D">
            <w:pPr>
              <w:pStyle w:val="TableHeading"/>
              <w:ind w:right="567"/>
              <w:jc w:val="left"/>
            </w:pPr>
            <w:r>
              <w:t>Value (Sample Output)</w:t>
            </w:r>
          </w:p>
        </w:tc>
      </w:tr>
      <w:tr w:rsidR="00B532DE" w14:paraId="17F11027" w14:textId="77777777" w:rsidTr="00B532DE">
        <w:tc>
          <w:tcPr>
            <w:tcW w:w="2706" w:type="dxa"/>
            <w:vAlign w:val="center"/>
          </w:tcPr>
          <w:p w14:paraId="23C4F80A" w14:textId="77777777" w:rsidR="00B532DE" w:rsidRDefault="00B532DE" w:rsidP="00E27D8D">
            <w:pPr>
              <w:pStyle w:val="TableContents"/>
              <w:ind w:right="567"/>
            </w:pPr>
            <w:r>
              <w:t>Detection Accuracy</w:t>
            </w:r>
          </w:p>
        </w:tc>
        <w:tc>
          <w:tcPr>
            <w:tcW w:w="2539" w:type="dxa"/>
            <w:vAlign w:val="center"/>
          </w:tcPr>
          <w:p w14:paraId="566C687B" w14:textId="77777777" w:rsidR="00B532DE" w:rsidRDefault="00B532DE" w:rsidP="00E27D8D">
            <w:pPr>
              <w:pStyle w:val="TableContents"/>
              <w:ind w:right="567"/>
            </w:pPr>
            <w:r>
              <w:t>92%</w:t>
            </w:r>
          </w:p>
        </w:tc>
      </w:tr>
      <w:tr w:rsidR="00B532DE" w14:paraId="78BFAD33" w14:textId="77777777" w:rsidTr="00B532DE">
        <w:tc>
          <w:tcPr>
            <w:tcW w:w="2706" w:type="dxa"/>
            <w:vAlign w:val="center"/>
          </w:tcPr>
          <w:p w14:paraId="16055700" w14:textId="77777777" w:rsidR="00B532DE" w:rsidRDefault="00B532DE" w:rsidP="00E27D8D">
            <w:pPr>
              <w:pStyle w:val="TableContents"/>
              <w:ind w:right="567"/>
            </w:pPr>
            <w:r>
              <w:t>False Positive Rate</w:t>
            </w:r>
          </w:p>
        </w:tc>
        <w:tc>
          <w:tcPr>
            <w:tcW w:w="2539" w:type="dxa"/>
            <w:vAlign w:val="center"/>
          </w:tcPr>
          <w:p w14:paraId="65E762A1" w14:textId="77777777" w:rsidR="00B532DE" w:rsidRDefault="00B532DE" w:rsidP="00E27D8D">
            <w:pPr>
              <w:pStyle w:val="TableContents"/>
              <w:ind w:right="567"/>
            </w:pPr>
            <w:r>
              <w:t>6%</w:t>
            </w:r>
          </w:p>
        </w:tc>
      </w:tr>
      <w:tr w:rsidR="00B532DE" w14:paraId="56068460" w14:textId="77777777" w:rsidTr="00B532DE">
        <w:tc>
          <w:tcPr>
            <w:tcW w:w="2706" w:type="dxa"/>
            <w:vAlign w:val="center"/>
          </w:tcPr>
          <w:p w14:paraId="6C648140" w14:textId="77777777" w:rsidR="00B532DE" w:rsidRDefault="00B532DE" w:rsidP="00E27D8D">
            <w:pPr>
              <w:pStyle w:val="TableContents"/>
              <w:ind w:right="567"/>
            </w:pPr>
            <w:r>
              <w:t>False Negative Rate</w:t>
            </w:r>
          </w:p>
        </w:tc>
        <w:tc>
          <w:tcPr>
            <w:tcW w:w="2539" w:type="dxa"/>
            <w:vAlign w:val="center"/>
          </w:tcPr>
          <w:p w14:paraId="66BF5AAD" w14:textId="77777777" w:rsidR="00B532DE" w:rsidRDefault="00B532DE" w:rsidP="00E27D8D">
            <w:pPr>
              <w:pStyle w:val="TableContents"/>
              <w:ind w:right="567"/>
            </w:pPr>
            <w:r>
              <w:t>2%</w:t>
            </w:r>
          </w:p>
        </w:tc>
      </w:tr>
      <w:tr w:rsidR="00B532DE" w14:paraId="4E27F6AB" w14:textId="77777777" w:rsidTr="00B532DE">
        <w:tc>
          <w:tcPr>
            <w:tcW w:w="2706" w:type="dxa"/>
            <w:vAlign w:val="center"/>
          </w:tcPr>
          <w:p w14:paraId="5311356F" w14:textId="77777777" w:rsidR="00B532DE" w:rsidRDefault="00B532DE" w:rsidP="00E27D8D">
            <w:pPr>
              <w:pStyle w:val="TableContents"/>
              <w:ind w:right="567"/>
            </w:pPr>
            <w:r>
              <w:t>Classification Precision</w:t>
            </w:r>
          </w:p>
        </w:tc>
        <w:tc>
          <w:tcPr>
            <w:tcW w:w="2539" w:type="dxa"/>
            <w:vAlign w:val="center"/>
          </w:tcPr>
          <w:p w14:paraId="563BC601" w14:textId="77777777" w:rsidR="00B532DE" w:rsidRDefault="00B532DE" w:rsidP="00E27D8D">
            <w:pPr>
              <w:pStyle w:val="TableContents"/>
              <w:ind w:right="567"/>
            </w:pPr>
            <w:r>
              <w:t>90%</w:t>
            </w:r>
          </w:p>
        </w:tc>
      </w:tr>
      <w:tr w:rsidR="00B532DE" w14:paraId="4898E9AE" w14:textId="77777777" w:rsidTr="00B532DE">
        <w:tc>
          <w:tcPr>
            <w:tcW w:w="2706" w:type="dxa"/>
            <w:vAlign w:val="center"/>
          </w:tcPr>
          <w:p w14:paraId="6E2EE3F2" w14:textId="77777777" w:rsidR="00B532DE" w:rsidRDefault="00B532DE" w:rsidP="00E27D8D">
            <w:pPr>
              <w:pStyle w:val="TableContents"/>
              <w:ind w:right="567"/>
            </w:pPr>
            <w:r>
              <w:t>Average Response Time</w:t>
            </w:r>
          </w:p>
        </w:tc>
        <w:tc>
          <w:tcPr>
            <w:tcW w:w="2539" w:type="dxa"/>
            <w:vAlign w:val="center"/>
          </w:tcPr>
          <w:p w14:paraId="17EBB55A" w14:textId="77777777" w:rsidR="00B532DE" w:rsidRDefault="00B532DE" w:rsidP="00E27D8D">
            <w:pPr>
              <w:pStyle w:val="TableContents"/>
              <w:ind w:right="567"/>
            </w:pPr>
            <w:r>
              <w:t>1.5 seconds</w:t>
            </w:r>
          </w:p>
        </w:tc>
      </w:tr>
      <w:tr w:rsidR="00B532DE" w14:paraId="4B08FD2F" w14:textId="77777777" w:rsidTr="00B532DE">
        <w:tc>
          <w:tcPr>
            <w:tcW w:w="2706" w:type="dxa"/>
            <w:vAlign w:val="center"/>
          </w:tcPr>
          <w:p w14:paraId="2D498397" w14:textId="77777777" w:rsidR="00B532DE" w:rsidRDefault="00B532DE" w:rsidP="00E27D8D">
            <w:pPr>
              <w:pStyle w:val="TableContents"/>
              <w:ind w:right="567"/>
            </w:pPr>
            <w:r>
              <w:t>Severity Scoring Accuracy</w:t>
            </w:r>
          </w:p>
        </w:tc>
        <w:tc>
          <w:tcPr>
            <w:tcW w:w="2539" w:type="dxa"/>
            <w:vAlign w:val="center"/>
          </w:tcPr>
          <w:p w14:paraId="784A075A" w14:textId="77777777" w:rsidR="00B532DE" w:rsidRDefault="00B532DE" w:rsidP="00E27D8D">
            <w:pPr>
              <w:pStyle w:val="TableContents"/>
              <w:keepNext/>
              <w:ind w:right="567"/>
            </w:pPr>
            <w:r>
              <w:t>95%</w:t>
            </w:r>
          </w:p>
        </w:tc>
      </w:tr>
    </w:tbl>
    <w:p w14:paraId="2D1D44BF" w14:textId="23E9B9EF" w:rsidR="00B532DE" w:rsidRDefault="00B532DE" w:rsidP="00207A61">
      <w:pPr>
        <w:pStyle w:val="Caption"/>
        <w:ind w:right="567"/>
        <w:jc w:val="left"/>
      </w:pPr>
      <w:bookmarkStart w:id="49" w:name="_Toc197605717"/>
      <w:bookmarkStart w:id="50" w:name="_Toc197605878"/>
      <w:r>
        <w:t xml:space="preserve">Table </w:t>
      </w:r>
      <w:fldSimple w:instr=" SEQ Table \* ARABIC ">
        <w:r w:rsidR="008E2B32">
          <w:rPr>
            <w:noProof/>
          </w:rPr>
          <w:t>3</w:t>
        </w:r>
      </w:fldSimple>
      <w:r>
        <w:t>: Evaluation Results</w:t>
      </w:r>
      <w:bookmarkEnd w:id="49"/>
      <w:bookmarkEnd w:id="50"/>
    </w:p>
    <w:p w14:paraId="3DB11BF7" w14:textId="77777777" w:rsidR="00B532DE" w:rsidRPr="00B532DE" w:rsidRDefault="00B532DE" w:rsidP="00E27D8D">
      <w:pPr>
        <w:ind w:right="567"/>
      </w:pPr>
    </w:p>
    <w:p w14:paraId="44BF386B" w14:textId="48B7906D" w:rsidR="00B532DE" w:rsidRPr="00B532DE" w:rsidRDefault="00B532DE" w:rsidP="00E27D8D">
      <w:pPr>
        <w:pStyle w:val="Index"/>
        <w:ind w:right="567"/>
      </w:pPr>
      <w:r w:rsidRPr="00B532DE">
        <w:rPr>
          <w:rStyle w:val="StrongEmphasis"/>
          <w:b w:val="0"/>
          <w:bCs w:val="0"/>
        </w:rPr>
        <w:lastRenderedPageBreak/>
        <w:t>Evaluation metrics</w:t>
      </w:r>
      <w:r w:rsidRPr="00B532DE">
        <w:t xml:space="preserve"> assess the performance of the insider threat detection tool by measuring how accurately and quickly it identifies email-based threats. Key metrics include </w:t>
      </w:r>
      <w:r w:rsidRPr="00B532DE">
        <w:rPr>
          <w:rStyle w:val="StrongEmphasis"/>
          <w:b w:val="0"/>
          <w:bCs w:val="0"/>
        </w:rPr>
        <w:t>detection accuracy</w:t>
      </w:r>
      <w:r w:rsidRPr="00B532DE">
        <w:t xml:space="preserve">, </w:t>
      </w:r>
      <w:r w:rsidRPr="00B532DE">
        <w:rPr>
          <w:rStyle w:val="StrongEmphasis"/>
          <w:b w:val="0"/>
          <w:bCs w:val="0"/>
        </w:rPr>
        <w:t>false positive/negative rates</w:t>
      </w:r>
      <w:r w:rsidRPr="00B532DE">
        <w:t xml:space="preserve">, </w:t>
      </w:r>
      <w:r w:rsidRPr="00B532DE">
        <w:rPr>
          <w:rStyle w:val="StrongEmphasis"/>
          <w:b w:val="0"/>
          <w:bCs w:val="0"/>
        </w:rPr>
        <w:t>classification precision</w:t>
      </w:r>
      <w:r w:rsidRPr="00B532DE">
        <w:t xml:space="preserve">, and </w:t>
      </w:r>
      <w:r w:rsidRPr="00B532DE">
        <w:rPr>
          <w:rStyle w:val="StrongEmphasis"/>
          <w:b w:val="0"/>
          <w:bCs w:val="0"/>
        </w:rPr>
        <w:t>response time</w:t>
      </w:r>
      <w:r w:rsidRPr="00B532DE">
        <w:t xml:space="preserve">. </w:t>
      </w:r>
      <w:r w:rsidR="00207A61" w:rsidRPr="00B532DE">
        <w:t>These helps</w:t>
      </w:r>
      <w:r w:rsidRPr="00B532DE">
        <w:t xml:space="preserve"> determine the tool's effectiveness in real-time threat identification, correct threat </w:t>
      </w:r>
      <w:r w:rsidR="00207A61" w:rsidRPr="00B532DE">
        <w:t>labelling</w:t>
      </w:r>
      <w:r w:rsidRPr="00B532DE">
        <w:t>, and minimizing incorrect alerts.</w:t>
      </w:r>
    </w:p>
    <w:p w14:paraId="3E4DF35B" w14:textId="77777777" w:rsidR="00B532DE" w:rsidRDefault="00B532DE" w:rsidP="00E27D8D">
      <w:pPr>
        <w:pStyle w:val="Heading3"/>
        <w:ind w:right="567"/>
      </w:pPr>
    </w:p>
    <w:p w14:paraId="142BCA7B" w14:textId="77777777" w:rsidR="00B532DE" w:rsidRDefault="00B532DE" w:rsidP="00E27D8D">
      <w:pPr>
        <w:ind w:right="567"/>
      </w:pPr>
    </w:p>
    <w:p w14:paraId="50517D61" w14:textId="77777777" w:rsidR="00207A61" w:rsidRDefault="00207A61" w:rsidP="00E27D8D">
      <w:pPr>
        <w:ind w:right="567"/>
      </w:pPr>
    </w:p>
    <w:p w14:paraId="1BAA9802" w14:textId="77777777" w:rsidR="00207A61" w:rsidRDefault="00207A61" w:rsidP="00E27D8D">
      <w:pPr>
        <w:ind w:right="567"/>
      </w:pPr>
    </w:p>
    <w:p w14:paraId="74BC36F3" w14:textId="333E2F57" w:rsidR="00207A61" w:rsidRPr="00B532DE" w:rsidRDefault="00207A61" w:rsidP="00207A61">
      <w:pPr>
        <w:spacing w:line="259" w:lineRule="auto"/>
        <w:jc w:val="left"/>
      </w:pPr>
      <w:r>
        <w:br w:type="page"/>
      </w:r>
    </w:p>
    <w:p w14:paraId="65310B61" w14:textId="53AD91CD" w:rsidR="006151BB" w:rsidRDefault="006151BB" w:rsidP="00E27D8D">
      <w:pPr>
        <w:pStyle w:val="TopicHeader"/>
        <w:ind w:right="567"/>
      </w:pPr>
      <w:bookmarkStart w:id="51" w:name="_Toc197605973"/>
      <w:r>
        <w:lastRenderedPageBreak/>
        <w:t>Test Application/ Scenario</w:t>
      </w:r>
      <w:bookmarkEnd w:id="51"/>
      <w:r>
        <w:t xml:space="preserve"> </w:t>
      </w:r>
    </w:p>
    <w:tbl>
      <w:tblPr>
        <w:tblW w:w="10366" w:type="dxa"/>
        <w:tblInd w:w="-74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28" w:type="dxa"/>
          <w:left w:w="28" w:type="dxa"/>
          <w:bottom w:w="28" w:type="dxa"/>
          <w:right w:w="28" w:type="dxa"/>
        </w:tblCellMar>
        <w:tblLook w:val="04A0" w:firstRow="1" w:lastRow="0" w:firstColumn="1" w:lastColumn="0" w:noHBand="0" w:noVBand="1"/>
      </w:tblPr>
      <w:tblGrid>
        <w:gridCol w:w="1115"/>
        <w:gridCol w:w="4317"/>
        <w:gridCol w:w="2567"/>
        <w:gridCol w:w="2367"/>
      </w:tblGrid>
      <w:tr w:rsidR="00B532DE" w:rsidRPr="00207A61" w14:paraId="62EBA5EF" w14:textId="77777777" w:rsidTr="00207A61">
        <w:trPr>
          <w:trHeight w:val="798"/>
          <w:tblHeader/>
        </w:trPr>
        <w:tc>
          <w:tcPr>
            <w:tcW w:w="1115" w:type="dxa"/>
            <w:vAlign w:val="center"/>
          </w:tcPr>
          <w:p w14:paraId="546C5028" w14:textId="77777777" w:rsidR="00B532DE" w:rsidRPr="00207A61" w:rsidRDefault="00B532DE" w:rsidP="00E27D8D">
            <w:pPr>
              <w:pStyle w:val="TableHeading"/>
              <w:ind w:right="567"/>
              <w:rPr>
                <w:sz w:val="20"/>
                <w:szCs w:val="20"/>
              </w:rPr>
            </w:pPr>
            <w:r w:rsidRPr="00207A61">
              <w:rPr>
                <w:rStyle w:val="StrongEmphasis"/>
                <w:b/>
                <w:bCs/>
                <w:sz w:val="20"/>
                <w:szCs w:val="20"/>
              </w:rPr>
              <w:t>TC ID</w:t>
            </w:r>
          </w:p>
        </w:tc>
        <w:tc>
          <w:tcPr>
            <w:tcW w:w="4317" w:type="dxa"/>
            <w:vAlign w:val="center"/>
          </w:tcPr>
          <w:p w14:paraId="5A4BDFAD" w14:textId="77777777" w:rsidR="00B532DE" w:rsidRPr="00207A61" w:rsidRDefault="00B532DE" w:rsidP="00E27D8D">
            <w:pPr>
              <w:pStyle w:val="TableHeading"/>
              <w:ind w:right="567"/>
              <w:rPr>
                <w:sz w:val="20"/>
                <w:szCs w:val="20"/>
              </w:rPr>
            </w:pPr>
            <w:r w:rsidRPr="00207A61">
              <w:rPr>
                <w:rStyle w:val="StrongEmphasis"/>
                <w:b/>
                <w:bCs/>
                <w:sz w:val="20"/>
                <w:szCs w:val="20"/>
              </w:rPr>
              <w:t>Scenario Description</w:t>
            </w:r>
          </w:p>
        </w:tc>
        <w:tc>
          <w:tcPr>
            <w:tcW w:w="2567" w:type="dxa"/>
            <w:vAlign w:val="center"/>
          </w:tcPr>
          <w:p w14:paraId="2BD0E530" w14:textId="77777777" w:rsidR="00B532DE" w:rsidRPr="00207A61" w:rsidRDefault="00B532DE" w:rsidP="00E27D8D">
            <w:pPr>
              <w:pStyle w:val="TableHeading"/>
              <w:ind w:right="567"/>
              <w:rPr>
                <w:sz w:val="20"/>
                <w:szCs w:val="20"/>
              </w:rPr>
            </w:pPr>
            <w:r w:rsidRPr="00207A61">
              <w:rPr>
                <w:rStyle w:val="StrongEmphasis"/>
                <w:b/>
                <w:bCs/>
                <w:sz w:val="20"/>
                <w:szCs w:val="20"/>
              </w:rPr>
              <w:t>Expected Result</w:t>
            </w:r>
          </w:p>
        </w:tc>
        <w:tc>
          <w:tcPr>
            <w:tcW w:w="2367" w:type="dxa"/>
            <w:vAlign w:val="center"/>
          </w:tcPr>
          <w:p w14:paraId="07F52727" w14:textId="77777777" w:rsidR="00B532DE" w:rsidRPr="00207A61" w:rsidRDefault="00B532DE" w:rsidP="00E27D8D">
            <w:pPr>
              <w:pStyle w:val="TableHeading"/>
              <w:ind w:right="567"/>
              <w:rPr>
                <w:sz w:val="20"/>
                <w:szCs w:val="20"/>
              </w:rPr>
            </w:pPr>
            <w:r w:rsidRPr="00207A61">
              <w:rPr>
                <w:rStyle w:val="StrongEmphasis"/>
                <w:b/>
                <w:bCs/>
                <w:sz w:val="20"/>
                <w:szCs w:val="20"/>
              </w:rPr>
              <w:t>Evaluation Focus</w:t>
            </w:r>
          </w:p>
        </w:tc>
      </w:tr>
      <w:tr w:rsidR="00B532DE" w:rsidRPr="00207A61" w14:paraId="03C9CF7F" w14:textId="77777777" w:rsidTr="00207A61">
        <w:trPr>
          <w:trHeight w:val="1130"/>
        </w:trPr>
        <w:tc>
          <w:tcPr>
            <w:tcW w:w="1115" w:type="dxa"/>
            <w:vAlign w:val="center"/>
          </w:tcPr>
          <w:p w14:paraId="0549A675" w14:textId="77777777" w:rsidR="00B532DE" w:rsidRPr="00207A61" w:rsidRDefault="00B532DE" w:rsidP="00E27D8D">
            <w:pPr>
              <w:pStyle w:val="TableContents"/>
              <w:ind w:right="567"/>
              <w:rPr>
                <w:sz w:val="20"/>
                <w:szCs w:val="20"/>
              </w:rPr>
            </w:pPr>
            <w:r w:rsidRPr="00207A61">
              <w:rPr>
                <w:sz w:val="20"/>
                <w:szCs w:val="20"/>
              </w:rPr>
              <w:t>TC1</w:t>
            </w:r>
          </w:p>
        </w:tc>
        <w:tc>
          <w:tcPr>
            <w:tcW w:w="4317" w:type="dxa"/>
            <w:vAlign w:val="center"/>
          </w:tcPr>
          <w:p w14:paraId="758387CE" w14:textId="77777777" w:rsidR="00B532DE" w:rsidRPr="00207A61" w:rsidRDefault="00B532DE" w:rsidP="00E27D8D">
            <w:pPr>
              <w:pStyle w:val="TableContents"/>
              <w:ind w:right="567"/>
              <w:rPr>
                <w:sz w:val="20"/>
                <w:szCs w:val="20"/>
              </w:rPr>
            </w:pPr>
            <w:r w:rsidRPr="00207A61">
              <w:rPr>
                <w:sz w:val="20"/>
                <w:szCs w:val="20"/>
              </w:rPr>
              <w:t>Email contains a typical phishing link from an unknown domain</w:t>
            </w:r>
          </w:p>
        </w:tc>
        <w:tc>
          <w:tcPr>
            <w:tcW w:w="2567" w:type="dxa"/>
            <w:vAlign w:val="center"/>
          </w:tcPr>
          <w:p w14:paraId="51FDD79B" w14:textId="77777777" w:rsidR="00B532DE" w:rsidRPr="00207A61" w:rsidRDefault="00B532DE" w:rsidP="00E27D8D">
            <w:pPr>
              <w:pStyle w:val="TableContents"/>
              <w:ind w:right="567"/>
              <w:rPr>
                <w:sz w:val="20"/>
                <w:szCs w:val="20"/>
              </w:rPr>
            </w:pPr>
            <w:r w:rsidRPr="00207A61">
              <w:rPr>
                <w:sz w:val="20"/>
                <w:szCs w:val="20"/>
              </w:rPr>
              <w:t xml:space="preserve">Detected as </w:t>
            </w:r>
            <w:r w:rsidRPr="00207A61">
              <w:rPr>
                <w:rStyle w:val="Emphasis"/>
                <w:rFonts w:eastAsia="Calibri"/>
                <w:sz w:val="20"/>
                <w:szCs w:val="20"/>
              </w:rPr>
              <w:t>Phishing (Medium)</w:t>
            </w:r>
          </w:p>
        </w:tc>
        <w:tc>
          <w:tcPr>
            <w:tcW w:w="2367" w:type="dxa"/>
            <w:vAlign w:val="center"/>
          </w:tcPr>
          <w:p w14:paraId="12453332" w14:textId="77777777" w:rsidR="00B532DE" w:rsidRPr="00207A61" w:rsidRDefault="00B532DE" w:rsidP="00E27D8D">
            <w:pPr>
              <w:pStyle w:val="TableContents"/>
              <w:ind w:right="567"/>
              <w:rPr>
                <w:sz w:val="20"/>
                <w:szCs w:val="20"/>
              </w:rPr>
            </w:pPr>
            <w:r w:rsidRPr="00207A61">
              <w:rPr>
                <w:sz w:val="20"/>
                <w:szCs w:val="20"/>
              </w:rPr>
              <w:t>Detection Accuracy, Response Time</w:t>
            </w:r>
          </w:p>
        </w:tc>
      </w:tr>
      <w:tr w:rsidR="00B532DE" w:rsidRPr="00207A61" w14:paraId="448EDF14" w14:textId="77777777" w:rsidTr="00207A61">
        <w:trPr>
          <w:trHeight w:val="798"/>
        </w:trPr>
        <w:tc>
          <w:tcPr>
            <w:tcW w:w="1115" w:type="dxa"/>
            <w:vAlign w:val="center"/>
          </w:tcPr>
          <w:p w14:paraId="7029F5CE" w14:textId="77777777" w:rsidR="00B532DE" w:rsidRPr="00207A61" w:rsidRDefault="00B532DE" w:rsidP="00E27D8D">
            <w:pPr>
              <w:pStyle w:val="TableContents"/>
              <w:ind w:right="567"/>
              <w:rPr>
                <w:sz w:val="20"/>
                <w:szCs w:val="20"/>
              </w:rPr>
            </w:pPr>
            <w:r w:rsidRPr="00207A61">
              <w:rPr>
                <w:sz w:val="20"/>
                <w:szCs w:val="20"/>
              </w:rPr>
              <w:t>TC2</w:t>
            </w:r>
          </w:p>
        </w:tc>
        <w:tc>
          <w:tcPr>
            <w:tcW w:w="4317" w:type="dxa"/>
            <w:vAlign w:val="center"/>
          </w:tcPr>
          <w:p w14:paraId="14C7C24B" w14:textId="77777777" w:rsidR="00B532DE" w:rsidRPr="00207A61" w:rsidRDefault="00B532DE" w:rsidP="00E27D8D">
            <w:pPr>
              <w:pStyle w:val="TableContents"/>
              <w:ind w:right="567"/>
              <w:rPr>
                <w:sz w:val="20"/>
                <w:szCs w:val="20"/>
              </w:rPr>
            </w:pPr>
            <w:r w:rsidRPr="00207A61">
              <w:rPr>
                <w:sz w:val="20"/>
                <w:szCs w:val="20"/>
              </w:rPr>
              <w:t>Employee accidentally sends internal file to wrong internal recipient</w:t>
            </w:r>
          </w:p>
        </w:tc>
        <w:tc>
          <w:tcPr>
            <w:tcW w:w="2567" w:type="dxa"/>
            <w:vAlign w:val="center"/>
          </w:tcPr>
          <w:p w14:paraId="4E7584CC" w14:textId="77777777" w:rsidR="00B532DE" w:rsidRPr="00207A61" w:rsidRDefault="00B532DE" w:rsidP="00E27D8D">
            <w:pPr>
              <w:pStyle w:val="TableContents"/>
              <w:ind w:right="567"/>
              <w:rPr>
                <w:sz w:val="20"/>
                <w:szCs w:val="20"/>
              </w:rPr>
            </w:pPr>
            <w:r w:rsidRPr="00207A61">
              <w:rPr>
                <w:sz w:val="20"/>
                <w:szCs w:val="20"/>
              </w:rPr>
              <w:t xml:space="preserve">Flagged as </w:t>
            </w:r>
            <w:r w:rsidRPr="00207A61">
              <w:rPr>
                <w:rStyle w:val="Emphasis"/>
                <w:rFonts w:eastAsia="Calibri"/>
                <w:sz w:val="20"/>
                <w:szCs w:val="20"/>
              </w:rPr>
              <w:t>Careless Insider (Medium)</w:t>
            </w:r>
          </w:p>
        </w:tc>
        <w:tc>
          <w:tcPr>
            <w:tcW w:w="2367" w:type="dxa"/>
            <w:vAlign w:val="center"/>
          </w:tcPr>
          <w:p w14:paraId="0D745FE0" w14:textId="77777777" w:rsidR="00B532DE" w:rsidRPr="00207A61" w:rsidRDefault="00B532DE" w:rsidP="00E27D8D">
            <w:pPr>
              <w:pStyle w:val="TableContents"/>
              <w:ind w:right="567"/>
              <w:rPr>
                <w:sz w:val="20"/>
                <w:szCs w:val="20"/>
              </w:rPr>
            </w:pPr>
            <w:r w:rsidRPr="00207A61">
              <w:rPr>
                <w:sz w:val="20"/>
                <w:szCs w:val="20"/>
              </w:rPr>
              <w:t>Classification Precision</w:t>
            </w:r>
          </w:p>
        </w:tc>
      </w:tr>
      <w:tr w:rsidR="00B532DE" w:rsidRPr="00207A61" w14:paraId="0C55D691" w14:textId="77777777" w:rsidTr="00207A61">
        <w:trPr>
          <w:trHeight w:val="1130"/>
        </w:trPr>
        <w:tc>
          <w:tcPr>
            <w:tcW w:w="1115" w:type="dxa"/>
            <w:vAlign w:val="center"/>
          </w:tcPr>
          <w:p w14:paraId="3810DFC7" w14:textId="77777777" w:rsidR="00B532DE" w:rsidRPr="00207A61" w:rsidRDefault="00B532DE" w:rsidP="00E27D8D">
            <w:pPr>
              <w:pStyle w:val="TableContents"/>
              <w:ind w:right="567"/>
              <w:rPr>
                <w:sz w:val="20"/>
                <w:szCs w:val="20"/>
              </w:rPr>
            </w:pPr>
            <w:r w:rsidRPr="00207A61">
              <w:rPr>
                <w:sz w:val="20"/>
                <w:szCs w:val="20"/>
              </w:rPr>
              <w:t>TC3</w:t>
            </w:r>
          </w:p>
        </w:tc>
        <w:tc>
          <w:tcPr>
            <w:tcW w:w="4317" w:type="dxa"/>
            <w:vAlign w:val="center"/>
          </w:tcPr>
          <w:p w14:paraId="7A65A324" w14:textId="77777777" w:rsidR="00B532DE" w:rsidRPr="00207A61" w:rsidRDefault="00B532DE" w:rsidP="00E27D8D">
            <w:pPr>
              <w:pStyle w:val="TableContents"/>
              <w:ind w:right="567"/>
              <w:rPr>
                <w:sz w:val="20"/>
                <w:szCs w:val="20"/>
              </w:rPr>
            </w:pPr>
            <w:r w:rsidRPr="00207A61">
              <w:rPr>
                <w:sz w:val="20"/>
                <w:szCs w:val="20"/>
              </w:rPr>
              <w:t>Employee uploads a confidential report to their personal Gmail</w:t>
            </w:r>
          </w:p>
        </w:tc>
        <w:tc>
          <w:tcPr>
            <w:tcW w:w="2567" w:type="dxa"/>
            <w:vAlign w:val="center"/>
          </w:tcPr>
          <w:p w14:paraId="283091B8" w14:textId="77777777" w:rsidR="00B532DE" w:rsidRPr="00207A61" w:rsidRDefault="00B532DE" w:rsidP="00E27D8D">
            <w:pPr>
              <w:pStyle w:val="TableContents"/>
              <w:ind w:right="567"/>
              <w:rPr>
                <w:sz w:val="20"/>
                <w:szCs w:val="20"/>
              </w:rPr>
            </w:pPr>
            <w:r w:rsidRPr="00207A61">
              <w:rPr>
                <w:sz w:val="20"/>
                <w:szCs w:val="20"/>
              </w:rPr>
              <w:t xml:space="preserve">Detected as </w:t>
            </w:r>
            <w:r w:rsidRPr="00207A61">
              <w:rPr>
                <w:rStyle w:val="Emphasis"/>
                <w:rFonts w:eastAsia="Calibri"/>
                <w:sz w:val="20"/>
                <w:szCs w:val="20"/>
              </w:rPr>
              <w:t>Malicious Insider (Critical)</w:t>
            </w:r>
          </w:p>
        </w:tc>
        <w:tc>
          <w:tcPr>
            <w:tcW w:w="2367" w:type="dxa"/>
            <w:vAlign w:val="center"/>
          </w:tcPr>
          <w:p w14:paraId="6A52FA36" w14:textId="77777777" w:rsidR="00B532DE" w:rsidRPr="00207A61" w:rsidRDefault="00B532DE" w:rsidP="00E27D8D">
            <w:pPr>
              <w:pStyle w:val="TableContents"/>
              <w:ind w:right="567"/>
              <w:rPr>
                <w:sz w:val="20"/>
                <w:szCs w:val="20"/>
              </w:rPr>
            </w:pPr>
            <w:r w:rsidRPr="00207A61">
              <w:rPr>
                <w:sz w:val="20"/>
                <w:szCs w:val="20"/>
              </w:rPr>
              <w:t>Severity Scoring, Policy Violation Detection</w:t>
            </w:r>
          </w:p>
        </w:tc>
      </w:tr>
      <w:tr w:rsidR="00B532DE" w:rsidRPr="00207A61" w14:paraId="70AE799C" w14:textId="77777777" w:rsidTr="00207A61">
        <w:trPr>
          <w:trHeight w:val="1469"/>
        </w:trPr>
        <w:tc>
          <w:tcPr>
            <w:tcW w:w="1115" w:type="dxa"/>
            <w:vAlign w:val="center"/>
          </w:tcPr>
          <w:p w14:paraId="54153032" w14:textId="77777777" w:rsidR="00B532DE" w:rsidRPr="00207A61" w:rsidRDefault="00B532DE" w:rsidP="00E27D8D">
            <w:pPr>
              <w:pStyle w:val="TableContents"/>
              <w:ind w:right="567"/>
              <w:rPr>
                <w:sz w:val="20"/>
                <w:szCs w:val="20"/>
              </w:rPr>
            </w:pPr>
            <w:r w:rsidRPr="00207A61">
              <w:rPr>
                <w:sz w:val="20"/>
                <w:szCs w:val="20"/>
              </w:rPr>
              <w:t>TC4</w:t>
            </w:r>
          </w:p>
        </w:tc>
        <w:tc>
          <w:tcPr>
            <w:tcW w:w="4317" w:type="dxa"/>
            <w:vAlign w:val="center"/>
          </w:tcPr>
          <w:p w14:paraId="4BE6DEDB" w14:textId="77777777" w:rsidR="00B532DE" w:rsidRPr="00207A61" w:rsidRDefault="00B532DE" w:rsidP="00E27D8D">
            <w:pPr>
              <w:pStyle w:val="TableContents"/>
              <w:ind w:right="567"/>
              <w:rPr>
                <w:sz w:val="20"/>
                <w:szCs w:val="20"/>
              </w:rPr>
            </w:pPr>
            <w:r w:rsidRPr="00207A61">
              <w:rPr>
                <w:sz w:val="20"/>
                <w:szCs w:val="20"/>
              </w:rPr>
              <w:t>Slightly modified sensitive document sent to external email (file name and structure changed)</w:t>
            </w:r>
          </w:p>
        </w:tc>
        <w:tc>
          <w:tcPr>
            <w:tcW w:w="2567" w:type="dxa"/>
            <w:vAlign w:val="center"/>
          </w:tcPr>
          <w:p w14:paraId="73005897" w14:textId="77777777" w:rsidR="00B532DE" w:rsidRPr="00207A61" w:rsidRDefault="00B532DE" w:rsidP="00E27D8D">
            <w:pPr>
              <w:pStyle w:val="TableContents"/>
              <w:ind w:right="567"/>
              <w:rPr>
                <w:sz w:val="20"/>
                <w:szCs w:val="20"/>
              </w:rPr>
            </w:pPr>
            <w:r w:rsidRPr="00207A61">
              <w:rPr>
                <w:sz w:val="20"/>
                <w:szCs w:val="20"/>
              </w:rPr>
              <w:t xml:space="preserve">Detected using </w:t>
            </w:r>
            <w:r w:rsidRPr="00207A61">
              <w:rPr>
                <w:rStyle w:val="Emphasis"/>
                <w:rFonts w:eastAsia="Calibri"/>
                <w:sz w:val="20"/>
                <w:szCs w:val="20"/>
              </w:rPr>
              <w:t>Fuzzy Hashing</w:t>
            </w:r>
          </w:p>
        </w:tc>
        <w:tc>
          <w:tcPr>
            <w:tcW w:w="2367" w:type="dxa"/>
            <w:vAlign w:val="center"/>
          </w:tcPr>
          <w:p w14:paraId="6F537B4F" w14:textId="77777777" w:rsidR="00B532DE" w:rsidRPr="00207A61" w:rsidRDefault="00B532DE" w:rsidP="00E27D8D">
            <w:pPr>
              <w:pStyle w:val="TableContents"/>
              <w:ind w:right="567"/>
              <w:rPr>
                <w:sz w:val="20"/>
                <w:szCs w:val="20"/>
              </w:rPr>
            </w:pPr>
            <w:r w:rsidRPr="00207A61">
              <w:rPr>
                <w:sz w:val="20"/>
                <w:szCs w:val="20"/>
              </w:rPr>
              <w:t>False Negative Rate, Hash Matching Robustness</w:t>
            </w:r>
          </w:p>
        </w:tc>
      </w:tr>
      <w:tr w:rsidR="00B532DE" w:rsidRPr="00207A61" w14:paraId="19F9248A" w14:textId="77777777" w:rsidTr="00207A61">
        <w:trPr>
          <w:trHeight w:val="1130"/>
        </w:trPr>
        <w:tc>
          <w:tcPr>
            <w:tcW w:w="1115" w:type="dxa"/>
            <w:vAlign w:val="center"/>
          </w:tcPr>
          <w:p w14:paraId="707C55DF" w14:textId="77777777" w:rsidR="00B532DE" w:rsidRPr="00207A61" w:rsidRDefault="00B532DE" w:rsidP="00E27D8D">
            <w:pPr>
              <w:pStyle w:val="TableContents"/>
              <w:ind w:right="567"/>
              <w:rPr>
                <w:sz w:val="20"/>
                <w:szCs w:val="20"/>
              </w:rPr>
            </w:pPr>
            <w:r w:rsidRPr="00207A61">
              <w:rPr>
                <w:sz w:val="20"/>
                <w:szCs w:val="20"/>
              </w:rPr>
              <w:t>TC5</w:t>
            </w:r>
          </w:p>
        </w:tc>
        <w:tc>
          <w:tcPr>
            <w:tcW w:w="4317" w:type="dxa"/>
            <w:vAlign w:val="center"/>
          </w:tcPr>
          <w:p w14:paraId="6CF7441F" w14:textId="77777777" w:rsidR="00B532DE" w:rsidRPr="00207A61" w:rsidRDefault="00B532DE" w:rsidP="00E27D8D">
            <w:pPr>
              <w:pStyle w:val="TableContents"/>
              <w:ind w:right="567"/>
              <w:rPr>
                <w:sz w:val="20"/>
                <w:szCs w:val="20"/>
              </w:rPr>
            </w:pPr>
            <w:r w:rsidRPr="00207A61">
              <w:rPr>
                <w:sz w:val="20"/>
                <w:szCs w:val="20"/>
              </w:rPr>
              <w:t>Confidential file shared with internal team via Google Drive link</w:t>
            </w:r>
          </w:p>
        </w:tc>
        <w:tc>
          <w:tcPr>
            <w:tcW w:w="2567" w:type="dxa"/>
            <w:vAlign w:val="center"/>
          </w:tcPr>
          <w:p w14:paraId="64FD39B1" w14:textId="77777777" w:rsidR="00B532DE" w:rsidRPr="00207A61" w:rsidRDefault="00B532DE" w:rsidP="00E27D8D">
            <w:pPr>
              <w:pStyle w:val="TableContents"/>
              <w:ind w:right="567"/>
              <w:rPr>
                <w:sz w:val="20"/>
                <w:szCs w:val="20"/>
              </w:rPr>
            </w:pPr>
            <w:r w:rsidRPr="00207A61">
              <w:rPr>
                <w:sz w:val="20"/>
                <w:szCs w:val="20"/>
              </w:rPr>
              <w:t xml:space="preserve">Possibly </w:t>
            </w:r>
            <w:r w:rsidRPr="00207A61">
              <w:rPr>
                <w:rStyle w:val="Emphasis"/>
                <w:rFonts w:eastAsia="Calibri"/>
                <w:sz w:val="20"/>
                <w:szCs w:val="20"/>
              </w:rPr>
              <w:t>Allowed</w:t>
            </w:r>
            <w:r w:rsidRPr="00207A61">
              <w:rPr>
                <w:sz w:val="20"/>
                <w:szCs w:val="20"/>
              </w:rPr>
              <w:t>, logged but no alert</w:t>
            </w:r>
          </w:p>
        </w:tc>
        <w:tc>
          <w:tcPr>
            <w:tcW w:w="2367" w:type="dxa"/>
            <w:vAlign w:val="center"/>
          </w:tcPr>
          <w:p w14:paraId="619B32CF" w14:textId="77777777" w:rsidR="00B532DE" w:rsidRPr="00207A61" w:rsidRDefault="00B532DE" w:rsidP="00E27D8D">
            <w:pPr>
              <w:pStyle w:val="TableContents"/>
              <w:ind w:right="567"/>
              <w:rPr>
                <w:sz w:val="20"/>
                <w:szCs w:val="20"/>
              </w:rPr>
            </w:pPr>
            <w:r w:rsidRPr="00207A61">
              <w:rPr>
                <w:sz w:val="20"/>
                <w:szCs w:val="20"/>
              </w:rPr>
              <w:t>Context Awareness, File Access Control</w:t>
            </w:r>
          </w:p>
        </w:tc>
      </w:tr>
      <w:tr w:rsidR="00B532DE" w:rsidRPr="00207A61" w14:paraId="44F295ED" w14:textId="77777777" w:rsidTr="00207A61">
        <w:trPr>
          <w:trHeight w:val="1138"/>
        </w:trPr>
        <w:tc>
          <w:tcPr>
            <w:tcW w:w="1115" w:type="dxa"/>
            <w:vAlign w:val="center"/>
          </w:tcPr>
          <w:p w14:paraId="05FB86D9" w14:textId="77777777" w:rsidR="00B532DE" w:rsidRPr="00207A61" w:rsidRDefault="00B532DE" w:rsidP="00E27D8D">
            <w:pPr>
              <w:pStyle w:val="TableContents"/>
              <w:ind w:right="567"/>
              <w:rPr>
                <w:sz w:val="20"/>
                <w:szCs w:val="20"/>
              </w:rPr>
            </w:pPr>
            <w:r w:rsidRPr="00207A61">
              <w:rPr>
                <w:sz w:val="20"/>
                <w:szCs w:val="20"/>
              </w:rPr>
              <w:t>TC6</w:t>
            </w:r>
          </w:p>
        </w:tc>
        <w:tc>
          <w:tcPr>
            <w:tcW w:w="4317" w:type="dxa"/>
            <w:vAlign w:val="center"/>
          </w:tcPr>
          <w:p w14:paraId="1D70D59A" w14:textId="77777777" w:rsidR="00B532DE" w:rsidRPr="00207A61" w:rsidRDefault="00B532DE" w:rsidP="00E27D8D">
            <w:pPr>
              <w:pStyle w:val="TableContents"/>
              <w:ind w:right="567"/>
              <w:rPr>
                <w:sz w:val="20"/>
                <w:szCs w:val="20"/>
              </w:rPr>
            </w:pPr>
            <w:r w:rsidRPr="00207A61">
              <w:rPr>
                <w:sz w:val="20"/>
                <w:szCs w:val="20"/>
              </w:rPr>
              <w:t>Email body includes encoded message: “Deliver scrambled eggs after midnight” (obfuscated intent)</w:t>
            </w:r>
          </w:p>
        </w:tc>
        <w:tc>
          <w:tcPr>
            <w:tcW w:w="2567" w:type="dxa"/>
            <w:vAlign w:val="center"/>
          </w:tcPr>
          <w:p w14:paraId="0CBF3337" w14:textId="77777777" w:rsidR="00B532DE" w:rsidRPr="00207A61" w:rsidRDefault="00B532DE" w:rsidP="00E27D8D">
            <w:pPr>
              <w:pStyle w:val="TableContents"/>
              <w:ind w:right="567"/>
              <w:rPr>
                <w:sz w:val="20"/>
                <w:szCs w:val="20"/>
              </w:rPr>
            </w:pPr>
            <w:r w:rsidRPr="00207A61">
              <w:rPr>
                <w:sz w:val="20"/>
                <w:szCs w:val="20"/>
              </w:rPr>
              <w:t xml:space="preserve">Flagged via </w:t>
            </w:r>
            <w:r w:rsidRPr="00207A61">
              <w:rPr>
                <w:rStyle w:val="Emphasis"/>
                <w:rFonts w:eastAsia="Calibri"/>
                <w:sz w:val="20"/>
                <w:szCs w:val="20"/>
              </w:rPr>
              <w:t>NLP-based Suspicion Score</w:t>
            </w:r>
          </w:p>
        </w:tc>
        <w:tc>
          <w:tcPr>
            <w:tcW w:w="2367" w:type="dxa"/>
            <w:vAlign w:val="center"/>
          </w:tcPr>
          <w:p w14:paraId="1E1C7649" w14:textId="77777777" w:rsidR="00B532DE" w:rsidRPr="00207A61" w:rsidRDefault="00B532DE" w:rsidP="00E27D8D">
            <w:pPr>
              <w:pStyle w:val="TableContents"/>
              <w:ind w:right="567"/>
              <w:rPr>
                <w:sz w:val="20"/>
                <w:szCs w:val="20"/>
              </w:rPr>
            </w:pPr>
            <w:r w:rsidRPr="00207A61">
              <w:rPr>
                <w:sz w:val="20"/>
                <w:szCs w:val="20"/>
              </w:rPr>
              <w:t>NLP Analysis, Obfuscation Detection</w:t>
            </w:r>
          </w:p>
        </w:tc>
      </w:tr>
      <w:tr w:rsidR="00B532DE" w:rsidRPr="00207A61" w14:paraId="1DE91732" w14:textId="77777777" w:rsidTr="00207A61">
        <w:trPr>
          <w:trHeight w:val="798"/>
        </w:trPr>
        <w:tc>
          <w:tcPr>
            <w:tcW w:w="1115" w:type="dxa"/>
            <w:vAlign w:val="center"/>
          </w:tcPr>
          <w:p w14:paraId="296E82E9" w14:textId="77777777" w:rsidR="00B532DE" w:rsidRPr="00207A61" w:rsidRDefault="00B532DE" w:rsidP="00E27D8D">
            <w:pPr>
              <w:pStyle w:val="TableContents"/>
              <w:ind w:right="567"/>
              <w:rPr>
                <w:sz w:val="20"/>
                <w:szCs w:val="20"/>
              </w:rPr>
            </w:pPr>
            <w:r w:rsidRPr="00207A61">
              <w:rPr>
                <w:sz w:val="20"/>
                <w:szCs w:val="20"/>
              </w:rPr>
              <w:t>TC7</w:t>
            </w:r>
          </w:p>
        </w:tc>
        <w:tc>
          <w:tcPr>
            <w:tcW w:w="4317" w:type="dxa"/>
            <w:vAlign w:val="center"/>
          </w:tcPr>
          <w:p w14:paraId="0FA0E802" w14:textId="77777777" w:rsidR="00B532DE" w:rsidRPr="00207A61" w:rsidRDefault="00B532DE" w:rsidP="00E27D8D">
            <w:pPr>
              <w:pStyle w:val="TableContents"/>
              <w:ind w:right="567"/>
              <w:rPr>
                <w:sz w:val="20"/>
                <w:szCs w:val="20"/>
              </w:rPr>
            </w:pPr>
            <w:r w:rsidRPr="00207A61">
              <w:rPr>
                <w:sz w:val="20"/>
                <w:szCs w:val="20"/>
              </w:rPr>
              <w:t>Internal memo sent to 10+ employees with regular attachments</w:t>
            </w:r>
          </w:p>
        </w:tc>
        <w:tc>
          <w:tcPr>
            <w:tcW w:w="2567" w:type="dxa"/>
            <w:vAlign w:val="center"/>
          </w:tcPr>
          <w:p w14:paraId="2AF15385" w14:textId="77777777" w:rsidR="00B532DE" w:rsidRPr="00207A61" w:rsidRDefault="00B532DE" w:rsidP="00E27D8D">
            <w:pPr>
              <w:pStyle w:val="TableContents"/>
              <w:ind w:right="567"/>
              <w:rPr>
                <w:sz w:val="20"/>
                <w:szCs w:val="20"/>
              </w:rPr>
            </w:pPr>
            <w:r w:rsidRPr="00207A61">
              <w:rPr>
                <w:sz w:val="20"/>
                <w:szCs w:val="20"/>
              </w:rPr>
              <w:t>No alert</w:t>
            </w:r>
          </w:p>
        </w:tc>
        <w:tc>
          <w:tcPr>
            <w:tcW w:w="2367" w:type="dxa"/>
            <w:vAlign w:val="center"/>
          </w:tcPr>
          <w:p w14:paraId="071DD10A" w14:textId="77777777" w:rsidR="00B532DE" w:rsidRPr="00207A61" w:rsidRDefault="00B532DE" w:rsidP="00E27D8D">
            <w:pPr>
              <w:pStyle w:val="TableContents"/>
              <w:ind w:right="567"/>
              <w:rPr>
                <w:sz w:val="20"/>
                <w:szCs w:val="20"/>
              </w:rPr>
            </w:pPr>
            <w:r w:rsidRPr="00207A61">
              <w:rPr>
                <w:sz w:val="20"/>
                <w:szCs w:val="20"/>
              </w:rPr>
              <w:t>False Positive Minimization</w:t>
            </w:r>
          </w:p>
        </w:tc>
      </w:tr>
      <w:tr w:rsidR="00B532DE" w:rsidRPr="00207A61" w14:paraId="09422510" w14:textId="77777777" w:rsidTr="00207A61">
        <w:trPr>
          <w:trHeight w:val="1130"/>
        </w:trPr>
        <w:tc>
          <w:tcPr>
            <w:tcW w:w="1115" w:type="dxa"/>
            <w:vAlign w:val="center"/>
          </w:tcPr>
          <w:p w14:paraId="122B933D" w14:textId="77777777" w:rsidR="00B532DE" w:rsidRPr="00207A61" w:rsidRDefault="00B532DE" w:rsidP="00E27D8D">
            <w:pPr>
              <w:pStyle w:val="TableContents"/>
              <w:ind w:right="567"/>
              <w:rPr>
                <w:sz w:val="20"/>
                <w:szCs w:val="20"/>
              </w:rPr>
            </w:pPr>
            <w:r w:rsidRPr="00207A61">
              <w:rPr>
                <w:sz w:val="20"/>
                <w:szCs w:val="20"/>
              </w:rPr>
              <w:t>TC8</w:t>
            </w:r>
          </w:p>
        </w:tc>
        <w:tc>
          <w:tcPr>
            <w:tcW w:w="4317" w:type="dxa"/>
            <w:vAlign w:val="center"/>
          </w:tcPr>
          <w:p w14:paraId="2CBC35DF" w14:textId="77777777" w:rsidR="00B532DE" w:rsidRPr="00207A61" w:rsidRDefault="00B532DE" w:rsidP="00E27D8D">
            <w:pPr>
              <w:pStyle w:val="TableContents"/>
              <w:ind w:right="567"/>
              <w:rPr>
                <w:sz w:val="20"/>
                <w:szCs w:val="20"/>
              </w:rPr>
            </w:pPr>
            <w:r w:rsidRPr="00207A61">
              <w:rPr>
                <w:sz w:val="20"/>
                <w:szCs w:val="20"/>
              </w:rPr>
              <w:t>Repeated off-hours emailing of documents to uncommon external addresses</w:t>
            </w:r>
          </w:p>
        </w:tc>
        <w:tc>
          <w:tcPr>
            <w:tcW w:w="2567" w:type="dxa"/>
            <w:vAlign w:val="center"/>
          </w:tcPr>
          <w:p w14:paraId="4B6B7404" w14:textId="56A4542B" w:rsidR="00B532DE" w:rsidRPr="00207A61" w:rsidRDefault="00B532DE" w:rsidP="00E27D8D">
            <w:pPr>
              <w:pStyle w:val="TableContents"/>
              <w:ind w:right="567"/>
              <w:rPr>
                <w:sz w:val="20"/>
                <w:szCs w:val="20"/>
              </w:rPr>
            </w:pPr>
            <w:r w:rsidRPr="00207A61">
              <w:rPr>
                <w:sz w:val="20"/>
                <w:szCs w:val="20"/>
              </w:rPr>
              <w:t xml:space="preserve">Flagged as </w:t>
            </w:r>
            <w:r w:rsidR="00207A61" w:rsidRPr="00207A61">
              <w:rPr>
                <w:rStyle w:val="Emphasis"/>
                <w:rFonts w:eastAsia="Calibri"/>
                <w:sz w:val="20"/>
                <w:szCs w:val="20"/>
              </w:rPr>
              <w:t>Behavioural</w:t>
            </w:r>
            <w:r w:rsidRPr="00207A61">
              <w:rPr>
                <w:rStyle w:val="Emphasis"/>
                <w:rFonts w:eastAsia="Calibri"/>
                <w:sz w:val="20"/>
                <w:szCs w:val="20"/>
              </w:rPr>
              <w:t xml:space="preserve"> Anomaly</w:t>
            </w:r>
          </w:p>
        </w:tc>
        <w:tc>
          <w:tcPr>
            <w:tcW w:w="2367" w:type="dxa"/>
            <w:vAlign w:val="center"/>
          </w:tcPr>
          <w:p w14:paraId="744EACA5" w14:textId="77777777" w:rsidR="00B532DE" w:rsidRPr="00207A61" w:rsidRDefault="00B532DE" w:rsidP="00E27D8D">
            <w:pPr>
              <w:pStyle w:val="TableContents"/>
              <w:ind w:right="567"/>
              <w:rPr>
                <w:sz w:val="20"/>
                <w:szCs w:val="20"/>
              </w:rPr>
            </w:pPr>
            <w:r w:rsidRPr="00207A61">
              <w:rPr>
                <w:sz w:val="20"/>
                <w:szCs w:val="20"/>
              </w:rPr>
              <w:t>User Profiling, Insider Intent Classification</w:t>
            </w:r>
          </w:p>
        </w:tc>
      </w:tr>
      <w:tr w:rsidR="00B532DE" w:rsidRPr="00207A61" w14:paraId="4D1E81F5" w14:textId="77777777" w:rsidTr="00207A61">
        <w:trPr>
          <w:trHeight w:val="1130"/>
        </w:trPr>
        <w:tc>
          <w:tcPr>
            <w:tcW w:w="1115" w:type="dxa"/>
            <w:vAlign w:val="center"/>
          </w:tcPr>
          <w:p w14:paraId="499498AD" w14:textId="77777777" w:rsidR="00B532DE" w:rsidRPr="00207A61" w:rsidRDefault="00B532DE" w:rsidP="00E27D8D">
            <w:pPr>
              <w:pStyle w:val="TableContents"/>
              <w:ind w:right="567"/>
              <w:rPr>
                <w:b/>
                <w:bCs/>
                <w:sz w:val="20"/>
                <w:szCs w:val="20"/>
              </w:rPr>
            </w:pPr>
            <w:r w:rsidRPr="00207A61">
              <w:rPr>
                <w:rStyle w:val="StrongEmphasis"/>
                <w:b w:val="0"/>
                <w:bCs w:val="0"/>
                <w:sz w:val="20"/>
                <w:szCs w:val="20"/>
              </w:rPr>
              <w:t>TC9</w:t>
            </w:r>
          </w:p>
        </w:tc>
        <w:tc>
          <w:tcPr>
            <w:tcW w:w="4317" w:type="dxa"/>
            <w:vAlign w:val="center"/>
          </w:tcPr>
          <w:p w14:paraId="64B1F1B9" w14:textId="77777777" w:rsidR="00B532DE" w:rsidRPr="00207A61" w:rsidRDefault="00B532DE" w:rsidP="00E27D8D">
            <w:pPr>
              <w:pStyle w:val="TableContents"/>
              <w:ind w:right="567"/>
              <w:rPr>
                <w:sz w:val="20"/>
                <w:szCs w:val="20"/>
              </w:rPr>
            </w:pPr>
            <w:r w:rsidRPr="00207A61">
              <w:rPr>
                <w:sz w:val="20"/>
                <w:szCs w:val="20"/>
              </w:rPr>
              <w:t>Email with encrypted or password-protected ZIP file as attachment</w:t>
            </w:r>
          </w:p>
        </w:tc>
        <w:tc>
          <w:tcPr>
            <w:tcW w:w="2567" w:type="dxa"/>
            <w:vAlign w:val="center"/>
          </w:tcPr>
          <w:p w14:paraId="19932DFC" w14:textId="77777777" w:rsidR="00B532DE" w:rsidRPr="00207A61" w:rsidRDefault="00B532DE" w:rsidP="00E27D8D">
            <w:pPr>
              <w:pStyle w:val="TableContents"/>
              <w:ind w:right="567"/>
              <w:rPr>
                <w:sz w:val="20"/>
                <w:szCs w:val="20"/>
              </w:rPr>
            </w:pPr>
            <w:r w:rsidRPr="00207A61">
              <w:rPr>
                <w:sz w:val="20"/>
                <w:szCs w:val="20"/>
              </w:rPr>
              <w:t xml:space="preserve">Flagged as </w:t>
            </w:r>
            <w:r w:rsidRPr="00207A61">
              <w:rPr>
                <w:rStyle w:val="Emphasis"/>
                <w:rFonts w:eastAsia="Calibri"/>
                <w:sz w:val="20"/>
                <w:szCs w:val="20"/>
              </w:rPr>
              <w:t>Suspicious – Requires Review</w:t>
            </w:r>
          </w:p>
        </w:tc>
        <w:tc>
          <w:tcPr>
            <w:tcW w:w="2367" w:type="dxa"/>
            <w:vAlign w:val="center"/>
          </w:tcPr>
          <w:p w14:paraId="3E57E5FA" w14:textId="77777777" w:rsidR="00B532DE" w:rsidRPr="00207A61" w:rsidRDefault="00B532DE" w:rsidP="00E27D8D">
            <w:pPr>
              <w:pStyle w:val="TableContents"/>
              <w:ind w:right="567"/>
              <w:rPr>
                <w:sz w:val="20"/>
                <w:szCs w:val="20"/>
              </w:rPr>
            </w:pPr>
            <w:r w:rsidRPr="00207A61">
              <w:rPr>
                <w:sz w:val="20"/>
                <w:szCs w:val="20"/>
              </w:rPr>
              <w:t>Encryption Awareness, Threat Triage</w:t>
            </w:r>
          </w:p>
        </w:tc>
      </w:tr>
      <w:tr w:rsidR="00B532DE" w:rsidRPr="00207A61" w14:paraId="55492616" w14:textId="77777777" w:rsidTr="00207A61">
        <w:trPr>
          <w:trHeight w:val="338"/>
        </w:trPr>
        <w:tc>
          <w:tcPr>
            <w:tcW w:w="1115" w:type="dxa"/>
            <w:vAlign w:val="center"/>
          </w:tcPr>
          <w:p w14:paraId="266C818D" w14:textId="77777777" w:rsidR="00B532DE" w:rsidRPr="00207A61" w:rsidRDefault="00B532DE" w:rsidP="00E27D8D">
            <w:pPr>
              <w:pStyle w:val="TableContents"/>
              <w:ind w:right="567"/>
              <w:rPr>
                <w:b/>
                <w:bCs/>
                <w:sz w:val="20"/>
                <w:szCs w:val="20"/>
              </w:rPr>
            </w:pPr>
            <w:r w:rsidRPr="00207A61">
              <w:rPr>
                <w:rStyle w:val="StrongEmphasis"/>
                <w:b w:val="0"/>
                <w:bCs w:val="0"/>
                <w:sz w:val="20"/>
                <w:szCs w:val="20"/>
              </w:rPr>
              <w:t>TC10</w:t>
            </w:r>
          </w:p>
        </w:tc>
        <w:tc>
          <w:tcPr>
            <w:tcW w:w="4317" w:type="dxa"/>
            <w:vAlign w:val="center"/>
          </w:tcPr>
          <w:p w14:paraId="2BB2C721" w14:textId="77777777" w:rsidR="00B532DE" w:rsidRPr="00207A61" w:rsidRDefault="00B532DE" w:rsidP="00E27D8D">
            <w:pPr>
              <w:pStyle w:val="TableContents"/>
              <w:ind w:right="567"/>
              <w:rPr>
                <w:sz w:val="20"/>
                <w:szCs w:val="20"/>
              </w:rPr>
            </w:pPr>
            <w:r w:rsidRPr="00207A61">
              <w:rPr>
                <w:sz w:val="20"/>
                <w:szCs w:val="20"/>
              </w:rPr>
              <w:t>File sent with slightly modified content, base64-encoded inside email body</w:t>
            </w:r>
          </w:p>
        </w:tc>
        <w:tc>
          <w:tcPr>
            <w:tcW w:w="2567" w:type="dxa"/>
            <w:vAlign w:val="center"/>
          </w:tcPr>
          <w:p w14:paraId="048E0CB7" w14:textId="77777777" w:rsidR="00B532DE" w:rsidRPr="00207A61" w:rsidRDefault="00B532DE" w:rsidP="00E27D8D">
            <w:pPr>
              <w:pStyle w:val="TableContents"/>
              <w:ind w:right="567"/>
              <w:rPr>
                <w:sz w:val="20"/>
                <w:szCs w:val="20"/>
              </w:rPr>
            </w:pPr>
            <w:r w:rsidRPr="00207A61">
              <w:rPr>
                <w:sz w:val="20"/>
                <w:szCs w:val="20"/>
              </w:rPr>
              <w:t xml:space="preserve">Flagged via </w:t>
            </w:r>
            <w:r w:rsidRPr="00207A61">
              <w:rPr>
                <w:rStyle w:val="Emphasis"/>
                <w:rFonts w:eastAsia="Calibri"/>
                <w:sz w:val="20"/>
                <w:szCs w:val="20"/>
              </w:rPr>
              <w:t>Content Analysis &amp; Hashing Check</w:t>
            </w:r>
          </w:p>
        </w:tc>
        <w:tc>
          <w:tcPr>
            <w:tcW w:w="2367" w:type="dxa"/>
            <w:vAlign w:val="center"/>
          </w:tcPr>
          <w:p w14:paraId="588A8625" w14:textId="77777777" w:rsidR="00B532DE" w:rsidRPr="00207A61" w:rsidRDefault="00B532DE" w:rsidP="00E27D8D">
            <w:pPr>
              <w:pStyle w:val="TableContents"/>
              <w:ind w:right="567"/>
              <w:rPr>
                <w:sz w:val="20"/>
                <w:szCs w:val="20"/>
              </w:rPr>
            </w:pPr>
            <w:r w:rsidRPr="00207A61">
              <w:rPr>
                <w:sz w:val="20"/>
                <w:szCs w:val="20"/>
              </w:rPr>
              <w:t>Encoding Detection, Deep Inspection</w:t>
            </w:r>
          </w:p>
        </w:tc>
      </w:tr>
      <w:tr w:rsidR="00B532DE" w:rsidRPr="00207A61" w14:paraId="5B5F482D" w14:textId="77777777" w:rsidTr="00207A61">
        <w:trPr>
          <w:trHeight w:val="798"/>
        </w:trPr>
        <w:tc>
          <w:tcPr>
            <w:tcW w:w="1115" w:type="dxa"/>
            <w:vAlign w:val="center"/>
          </w:tcPr>
          <w:p w14:paraId="7247025D" w14:textId="77777777" w:rsidR="00B532DE" w:rsidRPr="00207A61" w:rsidRDefault="00B532DE" w:rsidP="00E27D8D">
            <w:pPr>
              <w:pStyle w:val="TableContents"/>
              <w:ind w:right="567"/>
              <w:rPr>
                <w:b/>
                <w:bCs/>
                <w:sz w:val="20"/>
                <w:szCs w:val="20"/>
              </w:rPr>
            </w:pPr>
            <w:r w:rsidRPr="00207A61">
              <w:rPr>
                <w:rStyle w:val="StrongEmphasis"/>
                <w:b w:val="0"/>
                <w:bCs w:val="0"/>
                <w:sz w:val="20"/>
                <w:szCs w:val="20"/>
              </w:rPr>
              <w:t>TC11</w:t>
            </w:r>
          </w:p>
        </w:tc>
        <w:tc>
          <w:tcPr>
            <w:tcW w:w="4317" w:type="dxa"/>
            <w:vAlign w:val="center"/>
          </w:tcPr>
          <w:p w14:paraId="2932AAF7" w14:textId="77777777" w:rsidR="00B532DE" w:rsidRPr="00207A61" w:rsidRDefault="00B532DE" w:rsidP="00E27D8D">
            <w:pPr>
              <w:pStyle w:val="TableContents"/>
              <w:ind w:right="567"/>
              <w:rPr>
                <w:sz w:val="20"/>
                <w:szCs w:val="20"/>
              </w:rPr>
            </w:pPr>
            <w:r w:rsidRPr="00207A61">
              <w:rPr>
                <w:sz w:val="20"/>
                <w:szCs w:val="20"/>
              </w:rPr>
              <w:t>Admin account sends confidential file to verified internal legal team</w:t>
            </w:r>
          </w:p>
        </w:tc>
        <w:tc>
          <w:tcPr>
            <w:tcW w:w="2567" w:type="dxa"/>
            <w:vAlign w:val="center"/>
          </w:tcPr>
          <w:p w14:paraId="17D57EE7" w14:textId="77777777" w:rsidR="00B532DE" w:rsidRPr="00207A61" w:rsidRDefault="00B532DE" w:rsidP="00E27D8D">
            <w:pPr>
              <w:pStyle w:val="TableContents"/>
              <w:ind w:right="567"/>
              <w:rPr>
                <w:sz w:val="20"/>
                <w:szCs w:val="20"/>
              </w:rPr>
            </w:pPr>
            <w:r w:rsidRPr="00207A61">
              <w:rPr>
                <w:sz w:val="20"/>
                <w:szCs w:val="20"/>
              </w:rPr>
              <w:t>Allowed, logged as legitimate</w:t>
            </w:r>
          </w:p>
        </w:tc>
        <w:tc>
          <w:tcPr>
            <w:tcW w:w="2367" w:type="dxa"/>
            <w:vAlign w:val="center"/>
          </w:tcPr>
          <w:p w14:paraId="74722E18" w14:textId="77777777" w:rsidR="00B532DE" w:rsidRPr="00207A61" w:rsidRDefault="00B532DE" w:rsidP="00E27D8D">
            <w:pPr>
              <w:pStyle w:val="TableContents"/>
              <w:keepNext/>
              <w:ind w:right="567"/>
              <w:rPr>
                <w:sz w:val="20"/>
                <w:szCs w:val="20"/>
              </w:rPr>
            </w:pPr>
            <w:r w:rsidRPr="00207A61">
              <w:rPr>
                <w:sz w:val="20"/>
                <w:szCs w:val="20"/>
              </w:rPr>
              <w:t>Role-Based Trust Calibration</w:t>
            </w:r>
          </w:p>
        </w:tc>
      </w:tr>
    </w:tbl>
    <w:p w14:paraId="5493ADE8" w14:textId="1708D3D0" w:rsidR="006151BB" w:rsidRPr="006151BB" w:rsidRDefault="00B532DE" w:rsidP="00207A61">
      <w:pPr>
        <w:pStyle w:val="Caption"/>
        <w:ind w:right="567"/>
      </w:pPr>
      <w:bookmarkStart w:id="52" w:name="_Toc197605718"/>
      <w:bookmarkStart w:id="53" w:name="_Toc197605879"/>
      <w:r>
        <w:t xml:space="preserve">Table </w:t>
      </w:r>
      <w:fldSimple w:instr=" SEQ Table \* ARABIC ">
        <w:r w:rsidR="008E2B32">
          <w:rPr>
            <w:noProof/>
          </w:rPr>
          <w:t>4</w:t>
        </w:r>
      </w:fldSimple>
      <w:r>
        <w:t>: Test Cases</w:t>
      </w:r>
      <w:r w:rsidR="006151BB" w:rsidRPr="006151BB">
        <w:t>.</w:t>
      </w:r>
      <w:bookmarkEnd w:id="52"/>
      <w:bookmarkEnd w:id="53"/>
    </w:p>
    <w:p w14:paraId="0C625619" w14:textId="0283111E" w:rsidR="006151BB" w:rsidRDefault="006151BB" w:rsidP="00E27D8D">
      <w:pPr>
        <w:pStyle w:val="TopicHeader"/>
        <w:ind w:right="567"/>
      </w:pPr>
      <w:bookmarkStart w:id="54" w:name="_Toc197605974"/>
      <w:r>
        <w:lastRenderedPageBreak/>
        <w:t>Theoretical Analysis</w:t>
      </w:r>
      <w:bookmarkEnd w:id="54"/>
      <w:r>
        <w:t xml:space="preserve"> </w:t>
      </w:r>
    </w:p>
    <w:p w14:paraId="7FE47C87" w14:textId="7E26454A" w:rsidR="006151BB" w:rsidRPr="006151BB" w:rsidRDefault="006151BB" w:rsidP="00E27D8D">
      <w:pPr>
        <w:pStyle w:val="ParaGraph"/>
        <w:ind w:left="0" w:right="567"/>
      </w:pPr>
      <w:r w:rsidRPr="006151BB">
        <w:t xml:space="preserve">Based on the design choices detailed in Chapter 3, certain performance and </w:t>
      </w:r>
      <w:r w:rsidR="00207A61">
        <w:t>behavioural</w:t>
      </w:r>
      <w:r w:rsidRPr="006151BB">
        <w:t xml:space="preserve"> characteristics of </w:t>
      </w:r>
      <w:r w:rsidR="00B532DE">
        <w:t>the tool</w:t>
      </w:r>
      <w:r w:rsidRPr="006151BB">
        <w:t xml:space="preserve"> can be anticipated theoretically:</w:t>
      </w:r>
    </w:p>
    <w:p w14:paraId="6D9036D7" w14:textId="77777777" w:rsidR="00B532DE" w:rsidRPr="00B532DE" w:rsidRDefault="00B532DE" w:rsidP="00E27D8D">
      <w:pPr>
        <w:pStyle w:val="Index"/>
        <w:ind w:right="567"/>
        <w:rPr>
          <w:b/>
          <w:bCs/>
        </w:rPr>
      </w:pPr>
      <w:r w:rsidRPr="00B532DE">
        <w:rPr>
          <w:b/>
          <w:bCs/>
        </w:rPr>
        <w:t>1. Insider Threat Taxonomy</w:t>
      </w:r>
    </w:p>
    <w:p w14:paraId="5094CB38" w14:textId="6AE6CF2A" w:rsidR="00B532DE" w:rsidRPr="00B532DE" w:rsidRDefault="00B532DE" w:rsidP="00E27D8D">
      <w:pPr>
        <w:pStyle w:val="Index"/>
        <w:ind w:right="567"/>
      </w:pPr>
      <w:r w:rsidRPr="00B532DE">
        <w:t xml:space="preserve">Insider threats are generally categorized into three main types: malicious insiders, negligent insiders, and compromised insiders. Malicious insiders intentionally bypass security measures to steal or leak information, while negligent insiders unintentionally compromise security due to poor practices or lack of awareness. Compromised insiders are legitimate users whose credentials are hijacked by external actors. Understanding this taxonomy is critical for designing systems capable of detecting both intentional and unintentional data exfiltration </w:t>
      </w:r>
      <w:r w:rsidR="00207A61" w:rsidRPr="00B532DE">
        <w:t>behaviours</w:t>
      </w:r>
      <w:r w:rsidRPr="00B532DE">
        <w:t>.</w:t>
      </w:r>
    </w:p>
    <w:p w14:paraId="7744F995" w14:textId="77777777" w:rsidR="00B532DE" w:rsidRPr="00B532DE" w:rsidRDefault="00B532DE" w:rsidP="00E27D8D">
      <w:pPr>
        <w:pStyle w:val="Index"/>
        <w:ind w:right="567"/>
      </w:pPr>
      <w:r w:rsidRPr="00B532DE">
        <w:rPr>
          <w:b/>
          <w:bCs/>
        </w:rPr>
        <w:t>2. Data Exfiltration Patterns in Emails</w:t>
      </w:r>
    </w:p>
    <w:p w14:paraId="2C27CBF5" w14:textId="4B354866" w:rsidR="00B532DE" w:rsidRPr="00B532DE" w:rsidRDefault="00B532DE" w:rsidP="00E27D8D">
      <w:pPr>
        <w:pStyle w:val="Index"/>
        <w:ind w:right="567"/>
      </w:pPr>
      <w:r w:rsidRPr="00B532DE">
        <w:t xml:space="preserve">Data exfiltration via email often follows detectable </w:t>
      </w:r>
      <w:r w:rsidR="00207A61">
        <w:t>behavioural</w:t>
      </w:r>
      <w:r w:rsidRPr="00B532DE">
        <w:t xml:space="preserve"> patterns such as:</w:t>
      </w:r>
    </w:p>
    <w:p w14:paraId="0DC82F2D" w14:textId="77777777" w:rsidR="00B532DE" w:rsidRPr="00B532DE" w:rsidRDefault="00B532DE" w:rsidP="00E27D8D">
      <w:pPr>
        <w:pStyle w:val="Index"/>
        <w:numPr>
          <w:ilvl w:val="0"/>
          <w:numId w:val="70"/>
        </w:numPr>
        <w:spacing w:line="276" w:lineRule="auto"/>
        <w:ind w:right="567"/>
      </w:pPr>
      <w:r w:rsidRPr="00B532DE">
        <w:t>Unusual volumes of attachments or large file sizes</w:t>
      </w:r>
    </w:p>
    <w:p w14:paraId="53C69B87" w14:textId="77777777" w:rsidR="00B532DE" w:rsidRPr="00B532DE" w:rsidRDefault="00B532DE" w:rsidP="00E27D8D">
      <w:pPr>
        <w:pStyle w:val="Index"/>
        <w:numPr>
          <w:ilvl w:val="0"/>
          <w:numId w:val="70"/>
        </w:numPr>
        <w:spacing w:line="276" w:lineRule="auto"/>
        <w:ind w:right="567"/>
      </w:pPr>
      <w:r w:rsidRPr="00B532DE">
        <w:t>Use of encrypted or password-protected attachments</w:t>
      </w:r>
    </w:p>
    <w:p w14:paraId="05495D24" w14:textId="77777777" w:rsidR="00B532DE" w:rsidRPr="00B532DE" w:rsidRDefault="00B532DE" w:rsidP="00E27D8D">
      <w:pPr>
        <w:pStyle w:val="Index"/>
        <w:numPr>
          <w:ilvl w:val="0"/>
          <w:numId w:val="70"/>
        </w:numPr>
        <w:spacing w:line="276" w:lineRule="auto"/>
        <w:ind w:right="567"/>
      </w:pPr>
      <w:r w:rsidRPr="00B532DE">
        <w:t>Emailing sensitive content to external, untrusted domains</w:t>
      </w:r>
    </w:p>
    <w:p w14:paraId="6A86F269" w14:textId="03AC581A" w:rsidR="00B532DE" w:rsidRPr="00B532DE" w:rsidRDefault="00B532DE" w:rsidP="00E27D8D">
      <w:pPr>
        <w:pStyle w:val="Index"/>
        <w:numPr>
          <w:ilvl w:val="0"/>
          <w:numId w:val="70"/>
        </w:numPr>
        <w:spacing w:line="276" w:lineRule="auto"/>
        <w:ind w:right="567"/>
      </w:pPr>
      <w:r w:rsidRPr="00B532DE">
        <w:t xml:space="preserve">Sudden changes in communication </w:t>
      </w:r>
      <w:r w:rsidR="00207A61">
        <w:t>behaviour</w:t>
      </w:r>
      <w:r w:rsidRPr="00B532DE">
        <w:t xml:space="preserve"> (e.g., emailing at odd hours)</w:t>
      </w:r>
    </w:p>
    <w:p w14:paraId="560E9929" w14:textId="77777777" w:rsidR="00B532DE" w:rsidRPr="00B532DE" w:rsidRDefault="00B532DE" w:rsidP="00E27D8D">
      <w:pPr>
        <w:pStyle w:val="Index"/>
        <w:numPr>
          <w:ilvl w:val="0"/>
          <w:numId w:val="70"/>
        </w:numPr>
        <w:spacing w:line="276" w:lineRule="auto"/>
        <w:ind w:right="567"/>
      </w:pPr>
      <w:r w:rsidRPr="00B532DE">
        <w:t>Use of uncommon languages or obfuscation techniques</w:t>
      </w:r>
    </w:p>
    <w:p w14:paraId="09168CC5" w14:textId="77777777" w:rsidR="00B532DE" w:rsidRPr="00B532DE" w:rsidRDefault="00B532DE" w:rsidP="00E27D8D">
      <w:pPr>
        <w:pStyle w:val="Index"/>
        <w:numPr>
          <w:ilvl w:val="0"/>
          <w:numId w:val="70"/>
        </w:numPr>
        <w:spacing w:line="276" w:lineRule="auto"/>
        <w:ind w:right="567"/>
      </w:pPr>
      <w:r w:rsidRPr="00B532DE">
        <w:t>These patterns form the basis for defining feature sets in the detection model.</w:t>
      </w:r>
    </w:p>
    <w:p w14:paraId="412310FF" w14:textId="728804F2" w:rsidR="00B532DE" w:rsidRPr="00B532DE" w:rsidRDefault="00B532DE" w:rsidP="00E27D8D">
      <w:pPr>
        <w:pStyle w:val="Index"/>
        <w:ind w:right="567"/>
        <w:rPr>
          <w:b/>
          <w:bCs/>
        </w:rPr>
      </w:pPr>
      <w:r w:rsidRPr="00B532DE">
        <w:rPr>
          <w:b/>
          <w:bCs/>
        </w:rPr>
        <w:t xml:space="preserve">3. </w:t>
      </w:r>
      <w:r w:rsidR="00207A61">
        <w:rPr>
          <w:b/>
          <w:bCs/>
        </w:rPr>
        <w:t>Behavioural</w:t>
      </w:r>
      <w:r w:rsidRPr="00B532DE">
        <w:rPr>
          <w:b/>
          <w:bCs/>
        </w:rPr>
        <w:t xml:space="preserve"> Profiling and Anomaly Detection</w:t>
      </w:r>
    </w:p>
    <w:p w14:paraId="794FDFA6" w14:textId="586FEE1D" w:rsidR="00B532DE" w:rsidRPr="00B532DE" w:rsidRDefault="00B532DE" w:rsidP="00E27D8D">
      <w:pPr>
        <w:pStyle w:val="Index"/>
        <w:ind w:right="567"/>
      </w:pPr>
      <w:r w:rsidRPr="00B532DE">
        <w:t xml:space="preserve">At the core of insider threat detection lies </w:t>
      </w:r>
      <w:r w:rsidR="00207A61">
        <w:t>behavioural</w:t>
      </w:r>
      <w:r w:rsidRPr="00B532DE">
        <w:t xml:space="preserve"> profiling, where user actions are </w:t>
      </w:r>
      <w:proofErr w:type="spellStart"/>
      <w:r w:rsidRPr="00B532DE">
        <w:t>modeled</w:t>
      </w:r>
      <w:proofErr w:type="spellEnd"/>
      <w:r w:rsidRPr="00B532DE">
        <w:t xml:space="preserve"> over time to establish a baseline of "normal" </w:t>
      </w:r>
      <w:r w:rsidR="00207A61">
        <w:t>behaviour</w:t>
      </w:r>
      <w:r w:rsidRPr="00B532DE">
        <w:t>. Techniques such as statistical anomaly detection, clustering, and supervised machine learning are employed to flag deviations that may indicate malicious intent. In email-based scenarios, features may include the recipient domain, email size, frequency, content type, and metadata such as time stamps and subject lines.</w:t>
      </w:r>
    </w:p>
    <w:p w14:paraId="0843DB6B" w14:textId="77777777" w:rsidR="00B532DE" w:rsidRPr="00B532DE" w:rsidRDefault="00B532DE" w:rsidP="00E27D8D">
      <w:pPr>
        <w:pStyle w:val="Index"/>
        <w:ind w:right="567"/>
        <w:rPr>
          <w:b/>
          <w:bCs/>
        </w:rPr>
      </w:pPr>
      <w:r w:rsidRPr="00B532DE">
        <w:rPr>
          <w:b/>
          <w:bCs/>
        </w:rPr>
        <w:t>4. Natural Language Processing (NLP)</w:t>
      </w:r>
    </w:p>
    <w:p w14:paraId="2E4551F1" w14:textId="5A39B51E" w:rsidR="00B532DE" w:rsidRPr="00B532DE" w:rsidRDefault="00B532DE" w:rsidP="00E27D8D">
      <w:pPr>
        <w:pStyle w:val="Index"/>
        <w:ind w:right="567"/>
      </w:pPr>
      <w:r w:rsidRPr="00B532DE">
        <w:t xml:space="preserve">To </w:t>
      </w:r>
      <w:r w:rsidR="00207A61" w:rsidRPr="00B532DE">
        <w:t>analyse</w:t>
      </w:r>
      <w:r w:rsidRPr="00B532DE">
        <w:t xml:space="preserve"> email content for sensitive information, NLP techniques are employed to extract and classify information. Named Entity Recognition (NER), topic </w:t>
      </w:r>
      <w:r w:rsidR="00207A61" w:rsidRPr="00B532DE">
        <w:t>modelling</w:t>
      </w:r>
      <w:r w:rsidRPr="00B532DE">
        <w:t>, and sentiment analysis help identify contextually sensitive data. Combining NLP with Data Loss Prevention (DLP) policies enhances the system’s ability to flag potentially harmful emails.</w:t>
      </w:r>
    </w:p>
    <w:p w14:paraId="67636D21" w14:textId="77777777" w:rsidR="00B532DE" w:rsidRDefault="00B532DE" w:rsidP="00E27D8D">
      <w:pPr>
        <w:pStyle w:val="Index"/>
        <w:ind w:right="567"/>
        <w:rPr>
          <w:b/>
          <w:bCs/>
        </w:rPr>
      </w:pPr>
    </w:p>
    <w:p w14:paraId="62592E04" w14:textId="77777777" w:rsidR="00B532DE" w:rsidRDefault="00B532DE" w:rsidP="00E27D8D">
      <w:pPr>
        <w:pStyle w:val="Index"/>
        <w:ind w:right="567"/>
        <w:rPr>
          <w:b/>
          <w:bCs/>
        </w:rPr>
      </w:pPr>
    </w:p>
    <w:p w14:paraId="34655BA0" w14:textId="248D9A41" w:rsidR="00B532DE" w:rsidRPr="00B532DE" w:rsidRDefault="00B532DE" w:rsidP="00E27D8D">
      <w:pPr>
        <w:pStyle w:val="Index"/>
        <w:ind w:right="567"/>
        <w:rPr>
          <w:b/>
          <w:bCs/>
        </w:rPr>
      </w:pPr>
      <w:r w:rsidRPr="00B532DE">
        <w:rPr>
          <w:b/>
          <w:bCs/>
        </w:rPr>
        <w:lastRenderedPageBreak/>
        <w:t>5. Risk Scoring and Threat Prioritization</w:t>
      </w:r>
    </w:p>
    <w:p w14:paraId="2F78D122" w14:textId="21EB41B9" w:rsidR="00B532DE" w:rsidRPr="00B532DE" w:rsidRDefault="00B532DE" w:rsidP="00E27D8D">
      <w:pPr>
        <w:pStyle w:val="Index"/>
        <w:ind w:right="567"/>
      </w:pPr>
      <w:r w:rsidRPr="00B532DE">
        <w:t xml:space="preserve">A risk-based approach assigns a threat score to user actions based on multiple parameters: user role, data sensitivity, and deviation from historical </w:t>
      </w:r>
      <w:r w:rsidR="00207A61">
        <w:t>behaviour</w:t>
      </w:r>
      <w:r w:rsidRPr="00B532DE">
        <w:t>. This prioritization mechanism reduces false positives and helps security analysts focus on high-risk incidents. Techniques like weighted scoring, fuzzy logic, or ensemble models may be employed for robust threat assessment.</w:t>
      </w:r>
    </w:p>
    <w:p w14:paraId="48FBCE2F" w14:textId="77777777" w:rsidR="00B532DE" w:rsidRPr="00B532DE" w:rsidRDefault="00B532DE" w:rsidP="00E27D8D">
      <w:pPr>
        <w:pStyle w:val="Index"/>
        <w:ind w:right="567"/>
        <w:rPr>
          <w:b/>
          <w:bCs/>
        </w:rPr>
      </w:pPr>
      <w:r w:rsidRPr="00B532DE">
        <w:rPr>
          <w:b/>
          <w:bCs/>
        </w:rPr>
        <w:t>6. Privacy and Ethical Considerations</w:t>
      </w:r>
    </w:p>
    <w:p w14:paraId="7F21A9D3" w14:textId="77777777" w:rsidR="00B532DE" w:rsidRPr="00B532DE" w:rsidRDefault="00B532DE" w:rsidP="00E27D8D">
      <w:pPr>
        <w:pStyle w:val="Index"/>
        <w:ind w:right="567"/>
      </w:pPr>
      <w:r w:rsidRPr="00B532DE">
        <w:t>Monitoring internal communications raises ethical and legal concerns, particularly related to employee privacy. The theoretical design incorporates data minimization, pseudonymization, and role-based access controls to ensure compliance with privacy regulations like GDPR. Transparent policy frameworks are essential to balance security with individual rights.</w:t>
      </w:r>
    </w:p>
    <w:p w14:paraId="71FB3CBB" w14:textId="77777777" w:rsidR="006151BB" w:rsidRDefault="006151BB" w:rsidP="00E27D8D">
      <w:pPr>
        <w:pStyle w:val="ParaGraph"/>
        <w:ind w:right="567"/>
      </w:pPr>
    </w:p>
    <w:p w14:paraId="1F233387" w14:textId="77777777" w:rsidR="00934471" w:rsidRDefault="00934471" w:rsidP="00E27D8D">
      <w:pPr>
        <w:ind w:right="567"/>
      </w:pPr>
    </w:p>
    <w:p w14:paraId="5A5B4B72" w14:textId="77777777" w:rsidR="00934471" w:rsidRDefault="00934471" w:rsidP="00E27D8D">
      <w:pPr>
        <w:ind w:right="567"/>
      </w:pPr>
    </w:p>
    <w:p w14:paraId="36742325" w14:textId="77777777" w:rsidR="00934471" w:rsidRDefault="00934471" w:rsidP="00E27D8D">
      <w:pPr>
        <w:ind w:right="567"/>
      </w:pPr>
    </w:p>
    <w:p w14:paraId="45AE6024" w14:textId="77777777" w:rsidR="00934471" w:rsidRDefault="00934471" w:rsidP="00E27D8D">
      <w:pPr>
        <w:ind w:right="567"/>
      </w:pPr>
    </w:p>
    <w:p w14:paraId="39DC22E3" w14:textId="77777777" w:rsidR="00934471" w:rsidRDefault="00934471" w:rsidP="00E27D8D">
      <w:pPr>
        <w:ind w:right="567"/>
      </w:pPr>
    </w:p>
    <w:p w14:paraId="4062E140" w14:textId="77777777" w:rsidR="00934471" w:rsidRDefault="00934471" w:rsidP="00E27D8D">
      <w:pPr>
        <w:ind w:right="567"/>
      </w:pPr>
    </w:p>
    <w:p w14:paraId="33C2B9C5" w14:textId="77777777" w:rsidR="00934471" w:rsidRDefault="00934471" w:rsidP="00E27D8D">
      <w:pPr>
        <w:ind w:right="567"/>
      </w:pPr>
    </w:p>
    <w:p w14:paraId="2FC5BA75" w14:textId="77777777" w:rsidR="00934471" w:rsidRDefault="00934471" w:rsidP="00E27D8D">
      <w:pPr>
        <w:ind w:right="567"/>
      </w:pPr>
    </w:p>
    <w:p w14:paraId="37160A1D" w14:textId="77777777" w:rsidR="00934471" w:rsidRDefault="00934471" w:rsidP="00E27D8D">
      <w:pPr>
        <w:ind w:right="567"/>
      </w:pPr>
    </w:p>
    <w:p w14:paraId="75546823" w14:textId="77777777" w:rsidR="00934471" w:rsidRDefault="00934471" w:rsidP="00E27D8D">
      <w:pPr>
        <w:ind w:right="567"/>
      </w:pPr>
    </w:p>
    <w:p w14:paraId="2B4F16EF" w14:textId="77777777" w:rsidR="00934471" w:rsidRDefault="00934471" w:rsidP="00E27D8D">
      <w:pPr>
        <w:ind w:right="567"/>
      </w:pPr>
    </w:p>
    <w:p w14:paraId="01134E34" w14:textId="77777777" w:rsidR="00934471" w:rsidRDefault="00934471" w:rsidP="00E27D8D">
      <w:pPr>
        <w:ind w:right="567"/>
      </w:pPr>
    </w:p>
    <w:p w14:paraId="48497CF3" w14:textId="77777777" w:rsidR="00934471" w:rsidRDefault="00934471" w:rsidP="00E27D8D">
      <w:pPr>
        <w:ind w:right="567"/>
      </w:pPr>
    </w:p>
    <w:p w14:paraId="51EBA4F7" w14:textId="77777777" w:rsidR="00934471" w:rsidRDefault="00934471" w:rsidP="00E27D8D">
      <w:pPr>
        <w:ind w:right="567"/>
      </w:pPr>
    </w:p>
    <w:p w14:paraId="0CD4954C" w14:textId="77777777" w:rsidR="00934471" w:rsidRDefault="00934471" w:rsidP="00E27D8D">
      <w:pPr>
        <w:ind w:right="567"/>
      </w:pPr>
    </w:p>
    <w:p w14:paraId="34BA45F6" w14:textId="77777777" w:rsidR="00934471" w:rsidRPr="00934471" w:rsidRDefault="00934471" w:rsidP="00E27D8D">
      <w:pPr>
        <w:ind w:right="567"/>
      </w:pPr>
    </w:p>
    <w:p w14:paraId="4B1B4128" w14:textId="357E2F6B" w:rsidR="00F85E31" w:rsidRDefault="006151BB" w:rsidP="00E27D8D">
      <w:pPr>
        <w:pStyle w:val="TopicHeader"/>
        <w:ind w:right="567"/>
      </w:pPr>
      <w:r>
        <w:lastRenderedPageBreak/>
        <w:t xml:space="preserve"> </w:t>
      </w:r>
      <w:r w:rsidRPr="006151BB">
        <w:t> </w:t>
      </w:r>
      <w:bookmarkStart w:id="55" w:name="_Toc197605975"/>
      <w:r w:rsidRPr="006151BB">
        <w:t>Implementation Result Analysis</w:t>
      </w:r>
      <w:bookmarkEnd w:id="55"/>
    </w:p>
    <w:p w14:paraId="2AB22A31" w14:textId="584400B7" w:rsidR="006151BB" w:rsidRDefault="006151BB" w:rsidP="00E27D8D">
      <w:pPr>
        <w:pStyle w:val="Index"/>
        <w:ind w:right="567"/>
      </w:pPr>
      <w:r w:rsidRPr="006151BB">
        <w:t xml:space="preserve">This section presents the anticipated results based on the theoretical analysis and the planned experiments. </w:t>
      </w:r>
    </w:p>
    <w:p w14:paraId="5BFBE99D" w14:textId="110FE202" w:rsidR="00934471" w:rsidRDefault="00934471" w:rsidP="00E27D8D">
      <w:pPr>
        <w:pStyle w:val="Index"/>
        <w:ind w:right="567"/>
        <w:jc w:val="left"/>
      </w:pPr>
      <w:r w:rsidRPr="00934471">
        <w:t xml:space="preserve">Test case </w:t>
      </w:r>
      <w:r w:rsidR="00207A61" w:rsidRPr="00934471">
        <w:t>01:</w:t>
      </w:r>
    </w:p>
    <w:p w14:paraId="378782CC" w14:textId="371C076C" w:rsidR="00934471" w:rsidRDefault="00934471" w:rsidP="00E27D8D">
      <w:pPr>
        <w:pStyle w:val="Index"/>
        <w:ind w:right="567"/>
        <w:jc w:val="left"/>
      </w:pPr>
      <w:r>
        <w:t xml:space="preserve">An employee receives a phishing email from an external email address asking him/her to reset their account passwords according to </w:t>
      </w:r>
      <w:r w:rsidR="00526531">
        <w:t>amendments</w:t>
      </w:r>
      <w:r>
        <w:t xml:space="preserve"> made in the company policy.</w:t>
      </w:r>
    </w:p>
    <w:p w14:paraId="64B1AE0A" w14:textId="1FDF70E5" w:rsidR="00934471" w:rsidRDefault="00934471" w:rsidP="00E27D8D">
      <w:pPr>
        <w:pStyle w:val="Index"/>
        <w:ind w:right="567"/>
        <w:jc w:val="center"/>
      </w:pPr>
      <w:r>
        <w:t xml:space="preserve">Expected </w:t>
      </w:r>
      <w:r w:rsidR="00526531">
        <w:t>Outcome:</w:t>
      </w:r>
      <w:r>
        <w:t xml:space="preserve"> Severity – Medium, Intention – Intentional</w:t>
      </w:r>
    </w:p>
    <w:p w14:paraId="7D75D90E" w14:textId="5B5FF84B" w:rsidR="00934471" w:rsidRDefault="00934471" w:rsidP="00E27D8D">
      <w:pPr>
        <w:pStyle w:val="Index"/>
        <w:ind w:right="567"/>
        <w:jc w:val="center"/>
      </w:pPr>
      <w:r>
        <w:t xml:space="preserve">Actual </w:t>
      </w:r>
      <w:r w:rsidR="00526531">
        <w:t>Outcome:</w:t>
      </w:r>
      <w:r>
        <w:t xml:space="preserve"> Severity – Medium, Intention – Intentional</w:t>
      </w:r>
    </w:p>
    <w:p w14:paraId="7D5DD858" w14:textId="77777777" w:rsidR="00934471" w:rsidRDefault="00934471" w:rsidP="00E27D8D">
      <w:pPr>
        <w:pStyle w:val="Index"/>
        <w:ind w:right="567"/>
        <w:jc w:val="center"/>
      </w:pPr>
    </w:p>
    <w:p w14:paraId="19375065" w14:textId="599F1222" w:rsidR="00934471" w:rsidRDefault="00934471" w:rsidP="00E27D8D">
      <w:pPr>
        <w:pStyle w:val="Index"/>
        <w:ind w:right="567"/>
        <w:jc w:val="center"/>
      </w:pPr>
      <w:r>
        <w:rPr>
          <w:noProof/>
        </w:rPr>
        <mc:AlternateContent>
          <mc:Choice Requires="wps">
            <w:drawing>
              <wp:anchor distT="0" distB="0" distL="114300" distR="114300" simplePos="0" relativeHeight="251663360" behindDoc="0" locked="0" layoutInCell="1" allowOverlap="1" wp14:anchorId="468791D8" wp14:editId="6A1B8B57">
                <wp:simplePos x="0" y="0"/>
                <wp:positionH relativeFrom="column">
                  <wp:posOffset>1537970</wp:posOffset>
                </wp:positionH>
                <wp:positionV relativeFrom="paragraph">
                  <wp:posOffset>2974975</wp:posOffset>
                </wp:positionV>
                <wp:extent cx="2838450" cy="635"/>
                <wp:effectExtent l="0" t="0" r="0" b="0"/>
                <wp:wrapSquare wrapText="bothSides"/>
                <wp:docPr id="1326332356" name="Text Box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20EF2D43" w14:textId="31B33D33" w:rsidR="00934471" w:rsidRPr="00C52326" w:rsidRDefault="00934471" w:rsidP="00934471">
                            <w:pPr>
                              <w:pStyle w:val="Caption"/>
                              <w:jc w:val="center"/>
                              <w:rPr>
                                <w:rFonts w:eastAsia="Times New Roman" w:cs="FreeSans"/>
                                <w:noProof/>
                                <w:szCs w:val="22"/>
                              </w:rPr>
                            </w:pPr>
                            <w:bookmarkStart w:id="56" w:name="_Toc197605848"/>
                            <w:r>
                              <w:t xml:space="preserve">Figure </w:t>
                            </w:r>
                            <w:fldSimple w:instr=" SEQ Figure \* ARABIC ">
                              <w:r w:rsidR="008E2B32">
                                <w:rPr>
                                  <w:noProof/>
                                </w:rPr>
                                <w:t>6</w:t>
                              </w:r>
                            </w:fldSimple>
                            <w:r>
                              <w:t>: Phishing Email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8791D8" id="_x0000_t202" coordsize="21600,21600" o:spt="202" path="m,l,21600r21600,l21600,xe">
                <v:stroke joinstyle="miter"/>
                <v:path gradientshapeok="t" o:connecttype="rect"/>
              </v:shapetype>
              <v:shape id="Text Box 1" o:spid="_x0000_s1026" type="#_x0000_t202" style="position:absolute;left:0;text-align:left;margin-left:121.1pt;margin-top:234.25pt;width:22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" stroked="f">
                <v:textbox style="mso-fit-shape-to-text:t" inset="0,0,0,0">
                  <w:txbxContent>
                    <w:p w14:paraId="20EF2D43" w14:textId="31B33D33" w:rsidR="00934471" w:rsidRPr="00C52326" w:rsidRDefault="00934471" w:rsidP="00934471">
                      <w:pPr>
                        <w:pStyle w:val="Caption"/>
                        <w:jc w:val="center"/>
                        <w:rPr>
                          <w:rFonts w:eastAsia="Times New Roman" w:cs="FreeSans"/>
                          <w:noProof/>
                          <w:szCs w:val="22"/>
                        </w:rPr>
                      </w:pPr>
                      <w:bookmarkStart w:id="57" w:name="_Toc197605848"/>
                      <w:r>
                        <w:t xml:space="preserve">Figure </w:t>
                      </w:r>
                      <w:fldSimple w:instr=" SEQ Figure \* ARABIC ">
                        <w:r w:rsidR="008E2B32">
                          <w:rPr>
                            <w:noProof/>
                          </w:rPr>
                          <w:t>6</w:t>
                        </w:r>
                      </w:fldSimple>
                      <w:r>
                        <w:t>: Phishing Email</w:t>
                      </w:r>
                      <w:bookmarkEnd w:id="57"/>
                    </w:p>
                  </w:txbxContent>
                </v:textbox>
                <w10:wrap type="square"/>
              </v:shape>
            </w:pict>
          </mc:Fallback>
        </mc:AlternateContent>
      </w:r>
      <w:r>
        <w:rPr>
          <w:noProof/>
        </w:rPr>
        <w:drawing>
          <wp:anchor distT="0" distB="0" distL="0" distR="0" simplePos="0" relativeHeight="251661312" behindDoc="0" locked="0" layoutInCell="0" allowOverlap="1" wp14:anchorId="2A99AED4" wp14:editId="3B8BAACC">
            <wp:simplePos x="0" y="0"/>
            <wp:positionH relativeFrom="column">
              <wp:posOffset>1537970</wp:posOffset>
            </wp:positionH>
            <wp:positionV relativeFrom="paragraph">
              <wp:posOffset>42545</wp:posOffset>
            </wp:positionV>
            <wp:extent cx="2838450" cy="2875280"/>
            <wp:effectExtent l="0" t="0" r="0" b="127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1"/>
                    <a:stretch>
                      <a:fillRect/>
                    </a:stretch>
                  </pic:blipFill>
                  <pic:spPr bwMode="auto">
                    <a:xfrm>
                      <a:off x="0" y="0"/>
                      <a:ext cx="2838450" cy="2875280"/>
                    </a:xfrm>
                    <a:prstGeom prst="rect">
                      <a:avLst/>
                    </a:prstGeom>
                    <a:noFill/>
                  </pic:spPr>
                </pic:pic>
              </a:graphicData>
            </a:graphic>
            <wp14:sizeRelH relativeFrom="margin">
              <wp14:pctWidth>0</wp14:pctWidth>
            </wp14:sizeRelH>
            <wp14:sizeRelV relativeFrom="margin">
              <wp14:pctHeight>0</wp14:pctHeight>
            </wp14:sizeRelV>
          </wp:anchor>
        </w:drawing>
      </w:r>
    </w:p>
    <w:p w14:paraId="11839F73" w14:textId="77777777" w:rsidR="00934471" w:rsidRDefault="00934471" w:rsidP="00E27D8D">
      <w:pPr>
        <w:pStyle w:val="Standard"/>
        <w:ind w:right="567" w:hanging="1134"/>
        <w:rPr>
          <w:color w:val="111111"/>
        </w:rPr>
      </w:pPr>
    </w:p>
    <w:p w14:paraId="31F1AC1B" w14:textId="77777777" w:rsidR="00934471" w:rsidRDefault="00934471" w:rsidP="00E27D8D">
      <w:pPr>
        <w:ind w:right="567"/>
      </w:pPr>
    </w:p>
    <w:p w14:paraId="50345767" w14:textId="77777777" w:rsidR="00934471" w:rsidRDefault="00934471" w:rsidP="00E27D8D">
      <w:pPr>
        <w:ind w:right="567"/>
      </w:pPr>
    </w:p>
    <w:p w14:paraId="382AB35C" w14:textId="77777777" w:rsidR="00934471" w:rsidRDefault="00934471" w:rsidP="00E27D8D">
      <w:pPr>
        <w:ind w:right="567"/>
      </w:pPr>
    </w:p>
    <w:p w14:paraId="5290DF30" w14:textId="77777777" w:rsidR="00934471" w:rsidRDefault="00934471" w:rsidP="00E27D8D">
      <w:pPr>
        <w:ind w:right="567"/>
      </w:pPr>
    </w:p>
    <w:p w14:paraId="0BE5B982" w14:textId="77777777" w:rsidR="00934471" w:rsidRDefault="00934471" w:rsidP="00E27D8D">
      <w:pPr>
        <w:ind w:right="567"/>
      </w:pPr>
    </w:p>
    <w:p w14:paraId="7FF7E88E" w14:textId="77777777" w:rsidR="00934471" w:rsidRDefault="00934471" w:rsidP="00E27D8D">
      <w:pPr>
        <w:ind w:right="567"/>
      </w:pPr>
    </w:p>
    <w:p w14:paraId="5FB75847" w14:textId="3D2450B0" w:rsidR="00934471" w:rsidRDefault="00934471" w:rsidP="00E27D8D">
      <w:pPr>
        <w:ind w:right="567"/>
      </w:pPr>
    </w:p>
    <w:p w14:paraId="0A7D083A" w14:textId="0FD1C639" w:rsidR="00934471" w:rsidRDefault="00934471" w:rsidP="00E27D8D">
      <w:pPr>
        <w:ind w:right="567"/>
      </w:pPr>
      <w:r>
        <w:rPr>
          <w:noProof/>
        </w:rPr>
        <mc:AlternateContent>
          <mc:Choice Requires="wps">
            <w:drawing>
              <wp:anchor distT="0" distB="0" distL="114300" distR="114300" simplePos="0" relativeHeight="251667456" behindDoc="0" locked="0" layoutInCell="1" allowOverlap="1" wp14:anchorId="7DAE3146" wp14:editId="73F352F0">
                <wp:simplePos x="0" y="0"/>
                <wp:positionH relativeFrom="column">
                  <wp:posOffset>-203200</wp:posOffset>
                </wp:positionH>
                <wp:positionV relativeFrom="paragraph">
                  <wp:posOffset>1510030</wp:posOffset>
                </wp:positionV>
                <wp:extent cx="6299835" cy="635"/>
                <wp:effectExtent l="0" t="0" r="0" b="0"/>
                <wp:wrapSquare wrapText="bothSides"/>
                <wp:docPr id="119682088"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226E59AB" w14:textId="234E8FF1" w:rsidR="00934471" w:rsidRPr="00B14BE7" w:rsidRDefault="00934471" w:rsidP="00934471">
                            <w:pPr>
                              <w:pStyle w:val="Caption"/>
                              <w:jc w:val="center"/>
                              <w:rPr>
                                <w:noProof/>
                                <w:szCs w:val="22"/>
                              </w:rPr>
                            </w:pPr>
                            <w:bookmarkStart w:id="58" w:name="_Toc197605849"/>
                            <w:r>
                              <w:t xml:space="preserve">Figure </w:t>
                            </w:r>
                            <w:fldSimple w:instr=" SEQ Figure \* ARABIC ">
                              <w:r w:rsidR="008E2B32">
                                <w:rPr>
                                  <w:noProof/>
                                </w:rPr>
                                <w:t>7</w:t>
                              </w:r>
                            </w:fldSimple>
                            <w:r>
                              <w:t>: Result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E3146" id="_x0000_s1027" type="#_x0000_t202" style="position:absolute;left:0;text-align:left;margin-left:-16pt;margin-top:118.9pt;width:496.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" stroked="f">
                <v:textbox style="mso-fit-shape-to-text:t" inset="0,0,0,0">
                  <w:txbxContent>
                    <w:p w14:paraId="226E59AB" w14:textId="234E8FF1" w:rsidR="00934471" w:rsidRPr="00B14BE7" w:rsidRDefault="00934471" w:rsidP="00934471">
                      <w:pPr>
                        <w:pStyle w:val="Caption"/>
                        <w:jc w:val="center"/>
                        <w:rPr>
                          <w:noProof/>
                          <w:szCs w:val="22"/>
                        </w:rPr>
                      </w:pPr>
                      <w:bookmarkStart w:id="59" w:name="_Toc197605849"/>
                      <w:r>
                        <w:t xml:space="preserve">Figure </w:t>
                      </w:r>
                      <w:fldSimple w:instr=" SEQ Figure \* ARABIC ">
                        <w:r w:rsidR="008E2B32">
                          <w:rPr>
                            <w:noProof/>
                          </w:rPr>
                          <w:t>7</w:t>
                        </w:r>
                      </w:fldSimple>
                      <w:r>
                        <w:t>: Result</w:t>
                      </w:r>
                      <w:bookmarkEnd w:id="59"/>
                    </w:p>
                  </w:txbxContent>
                </v:textbox>
                <w10:wrap type="square"/>
              </v:shape>
            </w:pict>
          </mc:Fallback>
        </mc:AlternateContent>
      </w:r>
      <w:r>
        <w:rPr>
          <w:noProof/>
        </w:rPr>
        <w:drawing>
          <wp:anchor distT="0" distB="0" distL="0" distR="0" simplePos="0" relativeHeight="251665408" behindDoc="0" locked="0" layoutInCell="0" allowOverlap="1" wp14:anchorId="7B6FA822" wp14:editId="464A64C9">
            <wp:simplePos x="0" y="0"/>
            <wp:positionH relativeFrom="column">
              <wp:posOffset>-203200</wp:posOffset>
            </wp:positionH>
            <wp:positionV relativeFrom="paragraph">
              <wp:posOffset>207645</wp:posOffset>
            </wp:positionV>
            <wp:extent cx="6299835" cy="1245235"/>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2"/>
                    <a:stretch>
                      <a:fillRect/>
                    </a:stretch>
                  </pic:blipFill>
                  <pic:spPr bwMode="auto">
                    <a:xfrm>
                      <a:off x="0" y="0"/>
                      <a:ext cx="6299835" cy="1245235"/>
                    </a:xfrm>
                    <a:prstGeom prst="rect">
                      <a:avLst/>
                    </a:prstGeom>
                    <a:noFill/>
                  </pic:spPr>
                </pic:pic>
              </a:graphicData>
            </a:graphic>
          </wp:anchor>
        </w:drawing>
      </w:r>
    </w:p>
    <w:p w14:paraId="2B5676F1" w14:textId="2D522FE7" w:rsidR="00934471" w:rsidRDefault="00934471" w:rsidP="00E27D8D">
      <w:pPr>
        <w:ind w:right="567"/>
      </w:pPr>
    </w:p>
    <w:p w14:paraId="57C8631F" w14:textId="1A2509B2" w:rsidR="00934471" w:rsidRDefault="00934471" w:rsidP="00E27D8D">
      <w:pPr>
        <w:ind w:right="567"/>
      </w:pPr>
    </w:p>
    <w:p w14:paraId="57F9BEC0" w14:textId="25356DF5" w:rsidR="00934471" w:rsidRDefault="00934471" w:rsidP="00E27D8D">
      <w:pPr>
        <w:ind w:right="567"/>
      </w:pPr>
    </w:p>
    <w:p w14:paraId="348D20F0" w14:textId="16B0A3DB" w:rsidR="00934471" w:rsidRDefault="00934471" w:rsidP="00526531">
      <w:pPr>
        <w:spacing w:line="259" w:lineRule="auto"/>
        <w:ind w:right="567"/>
        <w:jc w:val="left"/>
      </w:pPr>
      <w:r>
        <w:br w:type="page"/>
      </w:r>
    </w:p>
    <w:p w14:paraId="1B78A6FB" w14:textId="5F230430" w:rsidR="00934471" w:rsidRDefault="00934471" w:rsidP="00E27D8D">
      <w:pPr>
        <w:pStyle w:val="Index"/>
        <w:ind w:right="567"/>
      </w:pPr>
      <w:r>
        <w:lastRenderedPageBreak/>
        <w:t xml:space="preserve">Test case </w:t>
      </w:r>
      <w:r w:rsidR="00526531">
        <w:t>02:</w:t>
      </w:r>
    </w:p>
    <w:p w14:paraId="02D73729" w14:textId="2B349659" w:rsidR="00934471" w:rsidRDefault="00934471" w:rsidP="00E27D8D">
      <w:pPr>
        <w:pStyle w:val="Index"/>
        <w:ind w:right="567"/>
      </w:pPr>
      <w:r>
        <w:t xml:space="preserve"> An employee accidentally sends a confidential attachment to the wrong employee, within the organization. The sender is an admin while the recipient is an employee with regular privileges. </w:t>
      </w:r>
    </w:p>
    <w:p w14:paraId="0940EF13" w14:textId="4B954D10" w:rsidR="00934471" w:rsidRDefault="00934471" w:rsidP="00E27D8D">
      <w:pPr>
        <w:pStyle w:val="Index"/>
        <w:ind w:right="567"/>
        <w:jc w:val="center"/>
        <w:rPr>
          <w:color w:val="111111"/>
        </w:rPr>
      </w:pPr>
      <w:r>
        <w:t xml:space="preserve">Expected </w:t>
      </w:r>
      <w:r w:rsidR="00526531">
        <w:t>Outcome:</w:t>
      </w:r>
      <w:r>
        <w:t xml:space="preserve"> Severity – Medium, Intention – Accidental</w:t>
      </w:r>
    </w:p>
    <w:p w14:paraId="1B205125" w14:textId="0332E373" w:rsidR="00934471" w:rsidRDefault="00934471" w:rsidP="00E27D8D">
      <w:pPr>
        <w:pStyle w:val="Index"/>
        <w:ind w:right="567"/>
        <w:jc w:val="center"/>
        <w:rPr>
          <w:color w:val="111111"/>
        </w:rPr>
      </w:pPr>
      <w:r>
        <w:rPr>
          <w:color w:val="111111"/>
        </w:rPr>
        <w:t xml:space="preserve">Actual </w:t>
      </w:r>
      <w:r w:rsidR="00526531">
        <w:rPr>
          <w:color w:val="111111"/>
        </w:rPr>
        <w:t>Outcome:</w:t>
      </w:r>
      <w:r>
        <w:rPr>
          <w:color w:val="111111"/>
        </w:rPr>
        <w:t xml:space="preserve"> Severity – Medium, Intention – Accidental</w:t>
      </w:r>
    </w:p>
    <w:p w14:paraId="78F0C8B4" w14:textId="74DC03C9" w:rsidR="00934471" w:rsidRDefault="00934471" w:rsidP="00E27D8D">
      <w:pPr>
        <w:pStyle w:val="Index"/>
        <w:ind w:right="567"/>
        <w:jc w:val="center"/>
        <w:rPr>
          <w:color w:val="111111"/>
        </w:rPr>
      </w:pPr>
      <w:r>
        <w:rPr>
          <w:noProof/>
        </w:rPr>
        <mc:AlternateContent>
          <mc:Choice Requires="wps">
            <w:drawing>
              <wp:anchor distT="0" distB="0" distL="114300" distR="114300" simplePos="0" relativeHeight="251671552" behindDoc="0" locked="0" layoutInCell="1" allowOverlap="1" wp14:anchorId="378A3732" wp14:editId="25C67208">
                <wp:simplePos x="0" y="0"/>
                <wp:positionH relativeFrom="column">
                  <wp:posOffset>990600</wp:posOffset>
                </wp:positionH>
                <wp:positionV relativeFrom="paragraph">
                  <wp:posOffset>4292600</wp:posOffset>
                </wp:positionV>
                <wp:extent cx="3987800" cy="635"/>
                <wp:effectExtent l="0" t="0" r="0" b="0"/>
                <wp:wrapSquare wrapText="bothSides"/>
                <wp:docPr id="1718205403" name="Text Box 1"/>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073FC232" w14:textId="6D7FBFA4" w:rsidR="00934471" w:rsidRPr="00146318" w:rsidRDefault="00934471" w:rsidP="00934471">
                            <w:pPr>
                              <w:pStyle w:val="Caption"/>
                              <w:jc w:val="center"/>
                              <w:rPr>
                                <w:rFonts w:eastAsia="Times New Roman" w:cs="FreeSans"/>
                                <w:noProof/>
                                <w:color w:val="111111"/>
                                <w:szCs w:val="22"/>
                              </w:rPr>
                            </w:pPr>
                            <w:bookmarkStart w:id="60" w:name="_Toc197605850"/>
                            <w:r>
                              <w:t xml:space="preserve">Figure </w:t>
                            </w:r>
                            <w:fldSimple w:instr=" SEQ Figure \* ARABIC ">
                              <w:r w:rsidR="008E2B32">
                                <w:rPr>
                                  <w:noProof/>
                                </w:rPr>
                                <w:t>8</w:t>
                              </w:r>
                            </w:fldSimple>
                            <w:r>
                              <w:t>: Confidential Attachment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A3732" id="_x0000_s1028" type="#_x0000_t202" style="position:absolute;left:0;text-align:left;margin-left:78pt;margin-top:338pt;width:31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MXGgIAAD8EAAAOAAAAZHJzL2Uyb0RvYy54bWysU8Fu2zAMvQ/YPwi6L05Sr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ezTbEwhSbHbm4+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" stroked="f">
                <v:textbox style="mso-fit-shape-to-text:t" inset="0,0,0,0">
                  <w:txbxContent>
                    <w:p w14:paraId="073FC232" w14:textId="6D7FBFA4" w:rsidR="00934471" w:rsidRPr="00146318" w:rsidRDefault="00934471" w:rsidP="00934471">
                      <w:pPr>
                        <w:pStyle w:val="Caption"/>
                        <w:jc w:val="center"/>
                        <w:rPr>
                          <w:rFonts w:eastAsia="Times New Roman" w:cs="FreeSans"/>
                          <w:noProof/>
                          <w:color w:val="111111"/>
                          <w:szCs w:val="22"/>
                        </w:rPr>
                      </w:pPr>
                      <w:bookmarkStart w:id="61" w:name="_Toc197605850"/>
                      <w:r>
                        <w:t xml:space="preserve">Figure </w:t>
                      </w:r>
                      <w:fldSimple w:instr=" SEQ Figure \* ARABIC ">
                        <w:r w:rsidR="008E2B32">
                          <w:rPr>
                            <w:noProof/>
                          </w:rPr>
                          <w:t>8</w:t>
                        </w:r>
                      </w:fldSimple>
                      <w:r>
                        <w:t>: Confidential Attachment</w:t>
                      </w:r>
                      <w:bookmarkEnd w:id="61"/>
                    </w:p>
                  </w:txbxContent>
                </v:textbox>
                <w10:wrap type="square"/>
              </v:shape>
            </w:pict>
          </mc:Fallback>
        </mc:AlternateContent>
      </w:r>
      <w:r>
        <w:rPr>
          <w:noProof/>
          <w:color w:val="111111"/>
        </w:rPr>
        <w:drawing>
          <wp:anchor distT="0" distB="0" distL="0" distR="0" simplePos="0" relativeHeight="251669504" behindDoc="0" locked="0" layoutInCell="0" allowOverlap="1" wp14:anchorId="4ECBAAD5" wp14:editId="4B54BE5D">
            <wp:simplePos x="0" y="0"/>
            <wp:positionH relativeFrom="column">
              <wp:posOffset>990600</wp:posOffset>
            </wp:positionH>
            <wp:positionV relativeFrom="paragraph">
              <wp:posOffset>147955</wp:posOffset>
            </wp:positionV>
            <wp:extent cx="3987800" cy="4087495"/>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3"/>
                    <a:stretch>
                      <a:fillRect/>
                    </a:stretch>
                  </pic:blipFill>
                  <pic:spPr bwMode="auto">
                    <a:xfrm>
                      <a:off x="0" y="0"/>
                      <a:ext cx="3987800" cy="4087495"/>
                    </a:xfrm>
                    <a:prstGeom prst="rect">
                      <a:avLst/>
                    </a:prstGeom>
                    <a:noFill/>
                  </pic:spPr>
                </pic:pic>
              </a:graphicData>
            </a:graphic>
          </wp:anchor>
        </w:drawing>
      </w:r>
    </w:p>
    <w:p w14:paraId="5856F5C3" w14:textId="34B2A587" w:rsidR="00934471" w:rsidRDefault="00934471" w:rsidP="00E27D8D">
      <w:pPr>
        <w:pStyle w:val="Index"/>
        <w:ind w:right="567"/>
        <w:jc w:val="center"/>
        <w:rPr>
          <w:color w:val="111111"/>
        </w:rPr>
      </w:pPr>
    </w:p>
    <w:p w14:paraId="10380553" w14:textId="05ABED9C" w:rsidR="00934471" w:rsidRDefault="00934471" w:rsidP="00E27D8D">
      <w:pPr>
        <w:spacing w:line="259" w:lineRule="auto"/>
        <w:ind w:right="567"/>
        <w:jc w:val="left"/>
      </w:pPr>
    </w:p>
    <w:p w14:paraId="4612106C" w14:textId="77777777" w:rsidR="00934471" w:rsidRDefault="00934471" w:rsidP="00E27D8D">
      <w:pPr>
        <w:ind w:right="567"/>
      </w:pPr>
    </w:p>
    <w:p w14:paraId="4C8C9BD0" w14:textId="77777777" w:rsidR="00934471" w:rsidRDefault="00934471" w:rsidP="00E27D8D">
      <w:pPr>
        <w:ind w:right="567"/>
      </w:pPr>
    </w:p>
    <w:p w14:paraId="0EBE5B56" w14:textId="77777777" w:rsidR="00934471" w:rsidRDefault="00934471" w:rsidP="00E27D8D">
      <w:pPr>
        <w:ind w:right="567"/>
      </w:pPr>
    </w:p>
    <w:p w14:paraId="7372DBBC" w14:textId="77777777" w:rsidR="00934471" w:rsidRDefault="00934471" w:rsidP="00E27D8D">
      <w:pPr>
        <w:ind w:right="567"/>
      </w:pPr>
    </w:p>
    <w:p w14:paraId="31CE98AB" w14:textId="77777777" w:rsidR="00934471" w:rsidRDefault="00934471" w:rsidP="00E27D8D">
      <w:pPr>
        <w:ind w:right="567"/>
      </w:pPr>
    </w:p>
    <w:p w14:paraId="3721CF1C" w14:textId="77777777" w:rsidR="00934471" w:rsidRDefault="00934471" w:rsidP="00E27D8D">
      <w:pPr>
        <w:ind w:right="567"/>
      </w:pPr>
    </w:p>
    <w:p w14:paraId="19FB9C28" w14:textId="77777777" w:rsidR="00934471" w:rsidRDefault="00934471" w:rsidP="00E27D8D">
      <w:pPr>
        <w:ind w:right="567"/>
      </w:pPr>
    </w:p>
    <w:p w14:paraId="3FBE261C" w14:textId="77777777" w:rsidR="00934471" w:rsidRDefault="00934471" w:rsidP="00E27D8D">
      <w:pPr>
        <w:ind w:right="567"/>
      </w:pPr>
    </w:p>
    <w:p w14:paraId="562B3A8F" w14:textId="77777777" w:rsidR="00934471" w:rsidRDefault="00934471" w:rsidP="00E27D8D">
      <w:pPr>
        <w:ind w:right="567"/>
      </w:pPr>
    </w:p>
    <w:p w14:paraId="7315AE42" w14:textId="77777777" w:rsidR="00934471" w:rsidRDefault="00934471" w:rsidP="00E27D8D">
      <w:pPr>
        <w:ind w:right="567"/>
      </w:pPr>
    </w:p>
    <w:p w14:paraId="75A21208" w14:textId="77777777" w:rsidR="00934471" w:rsidRDefault="00934471" w:rsidP="00E27D8D">
      <w:pPr>
        <w:ind w:right="567"/>
      </w:pPr>
    </w:p>
    <w:p w14:paraId="2B729D62" w14:textId="79F90043" w:rsidR="00934471" w:rsidRDefault="00934471" w:rsidP="00E27D8D">
      <w:pPr>
        <w:ind w:right="567"/>
      </w:pPr>
      <w:r>
        <w:rPr>
          <w:noProof/>
        </w:rPr>
        <mc:AlternateContent>
          <mc:Choice Requires="wps">
            <w:drawing>
              <wp:anchor distT="0" distB="0" distL="114300" distR="114300" simplePos="0" relativeHeight="251675648" behindDoc="0" locked="0" layoutInCell="1" allowOverlap="1" wp14:anchorId="608C0EBD" wp14:editId="604803C9">
                <wp:simplePos x="0" y="0"/>
                <wp:positionH relativeFrom="column">
                  <wp:posOffset>63500</wp:posOffset>
                </wp:positionH>
                <wp:positionV relativeFrom="paragraph">
                  <wp:posOffset>1318895</wp:posOffset>
                </wp:positionV>
                <wp:extent cx="5579745" cy="635"/>
                <wp:effectExtent l="0" t="0" r="0" b="0"/>
                <wp:wrapSquare wrapText="bothSides"/>
                <wp:docPr id="893756915"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DD052B8" w14:textId="47F296C3" w:rsidR="00934471" w:rsidRPr="0064510E" w:rsidRDefault="00934471" w:rsidP="00934471">
                            <w:pPr>
                              <w:pStyle w:val="Caption"/>
                              <w:jc w:val="center"/>
                              <w:rPr>
                                <w:noProof/>
                                <w:szCs w:val="22"/>
                              </w:rPr>
                            </w:pPr>
                            <w:bookmarkStart w:id="62" w:name="_Toc197605851"/>
                            <w:r>
                              <w:t xml:space="preserve">Figure </w:t>
                            </w:r>
                            <w:fldSimple w:instr=" SEQ Figure \* ARABIC ">
                              <w:r w:rsidR="008E2B32">
                                <w:rPr>
                                  <w:noProof/>
                                </w:rPr>
                                <w:t>9</w:t>
                              </w:r>
                            </w:fldSimple>
                            <w:r>
                              <w:t>: Result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C0EBD" id="_x0000_s1029" type="#_x0000_t202" style="position:absolute;left:0;text-align:left;margin-left:5pt;margin-top:103.85pt;width:439.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" stroked="f">
                <v:textbox style="mso-fit-shape-to-text:t" inset="0,0,0,0">
                  <w:txbxContent>
                    <w:p w14:paraId="3DD052B8" w14:textId="47F296C3" w:rsidR="00934471" w:rsidRPr="0064510E" w:rsidRDefault="00934471" w:rsidP="00934471">
                      <w:pPr>
                        <w:pStyle w:val="Caption"/>
                        <w:jc w:val="center"/>
                        <w:rPr>
                          <w:noProof/>
                          <w:szCs w:val="22"/>
                        </w:rPr>
                      </w:pPr>
                      <w:bookmarkStart w:id="63" w:name="_Toc197605851"/>
                      <w:r>
                        <w:t xml:space="preserve">Figure </w:t>
                      </w:r>
                      <w:fldSimple w:instr=" SEQ Figure \* ARABIC ">
                        <w:r w:rsidR="008E2B32">
                          <w:rPr>
                            <w:noProof/>
                          </w:rPr>
                          <w:t>9</w:t>
                        </w:r>
                      </w:fldSimple>
                      <w:r>
                        <w:t>: Result</w:t>
                      </w:r>
                      <w:bookmarkEnd w:id="63"/>
                    </w:p>
                  </w:txbxContent>
                </v:textbox>
                <w10:wrap type="square"/>
              </v:shape>
            </w:pict>
          </mc:Fallback>
        </mc:AlternateContent>
      </w:r>
      <w:r>
        <w:rPr>
          <w:noProof/>
        </w:rPr>
        <w:drawing>
          <wp:anchor distT="0" distB="0" distL="0" distR="0" simplePos="0" relativeHeight="251673600" behindDoc="0" locked="0" layoutInCell="0" allowOverlap="1" wp14:anchorId="21AB5D58" wp14:editId="1BC7D689">
            <wp:simplePos x="0" y="0"/>
            <wp:positionH relativeFrom="column">
              <wp:posOffset>63500</wp:posOffset>
            </wp:positionH>
            <wp:positionV relativeFrom="paragraph">
              <wp:posOffset>224790</wp:posOffset>
            </wp:positionV>
            <wp:extent cx="5579745" cy="1036955"/>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4"/>
                    <a:stretch>
                      <a:fillRect/>
                    </a:stretch>
                  </pic:blipFill>
                  <pic:spPr bwMode="auto">
                    <a:xfrm>
                      <a:off x="0" y="0"/>
                      <a:ext cx="5579745" cy="1036955"/>
                    </a:xfrm>
                    <a:prstGeom prst="rect">
                      <a:avLst/>
                    </a:prstGeom>
                    <a:noFill/>
                  </pic:spPr>
                </pic:pic>
              </a:graphicData>
            </a:graphic>
          </wp:anchor>
        </w:drawing>
      </w:r>
    </w:p>
    <w:p w14:paraId="72AE9B81" w14:textId="77103125" w:rsidR="00934471" w:rsidRDefault="00934471" w:rsidP="00E27D8D">
      <w:pPr>
        <w:ind w:right="567"/>
      </w:pPr>
    </w:p>
    <w:p w14:paraId="14A37041" w14:textId="77777777" w:rsidR="00934471" w:rsidRDefault="00934471" w:rsidP="00E27D8D">
      <w:pPr>
        <w:ind w:right="567"/>
      </w:pPr>
    </w:p>
    <w:p w14:paraId="178EB89D" w14:textId="77777777" w:rsidR="00934471" w:rsidRDefault="00934471" w:rsidP="00E27D8D">
      <w:pPr>
        <w:ind w:right="567"/>
      </w:pPr>
    </w:p>
    <w:p w14:paraId="4D72295D" w14:textId="77777777" w:rsidR="00934471" w:rsidRDefault="00934471" w:rsidP="00E27D8D">
      <w:pPr>
        <w:ind w:right="567"/>
      </w:pPr>
    </w:p>
    <w:p w14:paraId="0B44C295" w14:textId="77777777" w:rsidR="00934471" w:rsidRDefault="00934471" w:rsidP="00E27D8D">
      <w:pPr>
        <w:ind w:right="567"/>
      </w:pPr>
    </w:p>
    <w:p w14:paraId="2E753607" w14:textId="77777777" w:rsidR="00934471" w:rsidRDefault="00934471" w:rsidP="00E27D8D">
      <w:pPr>
        <w:ind w:right="567"/>
      </w:pPr>
    </w:p>
    <w:p w14:paraId="408DD1AA" w14:textId="77777777" w:rsidR="00526531" w:rsidRDefault="00526531" w:rsidP="00E27D8D">
      <w:pPr>
        <w:ind w:right="567"/>
      </w:pPr>
    </w:p>
    <w:p w14:paraId="103E6D67" w14:textId="09D2BAD3" w:rsidR="00934471" w:rsidRDefault="00934471" w:rsidP="00E27D8D">
      <w:pPr>
        <w:pStyle w:val="Index"/>
        <w:ind w:right="567"/>
      </w:pPr>
      <w:r>
        <w:lastRenderedPageBreak/>
        <w:t>Test case 03:</w:t>
      </w:r>
    </w:p>
    <w:p w14:paraId="45F7B081" w14:textId="527C68F1" w:rsidR="00934471" w:rsidRDefault="00934471" w:rsidP="00E27D8D">
      <w:pPr>
        <w:pStyle w:val="Index"/>
        <w:ind w:right="567"/>
      </w:pPr>
      <w:r>
        <w:t>An employee uploads a confidential attachment to their personal email for their reference. While the intention cannot be explicitly identified, it is assumed that the employee has accepted the AUP and still chooses to act ot</w:t>
      </w:r>
      <w:r w:rsidR="000441D2">
        <w:t>h</w:t>
      </w:r>
      <w:r>
        <w:t>erwise.</w:t>
      </w:r>
    </w:p>
    <w:p w14:paraId="4A3B2585" w14:textId="7455D8E3" w:rsidR="00934471" w:rsidRDefault="00934471" w:rsidP="00E27D8D">
      <w:pPr>
        <w:pStyle w:val="Index"/>
        <w:ind w:right="567"/>
        <w:jc w:val="center"/>
      </w:pPr>
      <w:r>
        <w:t>Expected Outcome: Severity – High, Intention – Intentional</w:t>
      </w:r>
    </w:p>
    <w:p w14:paraId="5A1B454B" w14:textId="1C6E6B10" w:rsidR="00934471" w:rsidRDefault="00934471" w:rsidP="00E27D8D">
      <w:pPr>
        <w:pStyle w:val="Index"/>
        <w:ind w:right="567"/>
        <w:jc w:val="center"/>
      </w:pPr>
      <w:r>
        <w:t>Actual Outcome: Severity – High, Intention – Intentional</w:t>
      </w:r>
    </w:p>
    <w:p w14:paraId="14975815" w14:textId="469B9A18" w:rsidR="00934471" w:rsidRDefault="00B1648A" w:rsidP="00E27D8D">
      <w:pPr>
        <w:pStyle w:val="Index"/>
        <w:ind w:right="567"/>
        <w:jc w:val="center"/>
      </w:pPr>
      <w:r>
        <w:rPr>
          <w:noProof/>
        </w:rPr>
        <mc:AlternateContent>
          <mc:Choice Requires="wps">
            <w:drawing>
              <wp:anchor distT="0" distB="0" distL="114300" distR="114300" simplePos="0" relativeHeight="251679744" behindDoc="0" locked="0" layoutInCell="1" allowOverlap="1" wp14:anchorId="5A737797" wp14:editId="3AF4A02B">
                <wp:simplePos x="0" y="0"/>
                <wp:positionH relativeFrom="column">
                  <wp:posOffset>1238250</wp:posOffset>
                </wp:positionH>
                <wp:positionV relativeFrom="paragraph">
                  <wp:posOffset>3834765</wp:posOffset>
                </wp:positionV>
                <wp:extent cx="3585210" cy="635"/>
                <wp:effectExtent l="0" t="0" r="0" b="0"/>
                <wp:wrapSquare wrapText="bothSides"/>
                <wp:docPr id="1857788596" name="Text Box 1"/>
                <wp:cNvGraphicFramePr/>
                <a:graphic xmlns:a="http://schemas.openxmlformats.org/drawingml/2006/main">
                  <a:graphicData uri="http://schemas.microsoft.com/office/word/2010/wordprocessingShape">
                    <wps:wsp>
                      <wps:cNvSpPr txBox="1"/>
                      <wps:spPr>
                        <a:xfrm>
                          <a:off x="0" y="0"/>
                          <a:ext cx="3585210" cy="635"/>
                        </a:xfrm>
                        <a:prstGeom prst="rect">
                          <a:avLst/>
                        </a:prstGeom>
                        <a:solidFill>
                          <a:prstClr val="white"/>
                        </a:solidFill>
                        <a:ln>
                          <a:noFill/>
                        </a:ln>
                      </wps:spPr>
                      <wps:txbx>
                        <w:txbxContent>
                          <w:p w14:paraId="2501E15F" w14:textId="06EFE10C" w:rsidR="00B1648A" w:rsidRPr="005849BF" w:rsidRDefault="00B1648A" w:rsidP="00B1648A">
                            <w:pPr>
                              <w:pStyle w:val="Caption"/>
                              <w:jc w:val="center"/>
                              <w:rPr>
                                <w:rFonts w:eastAsia="Times New Roman" w:cs="FreeSans"/>
                                <w:noProof/>
                                <w:color w:val="111111"/>
                                <w:szCs w:val="22"/>
                              </w:rPr>
                            </w:pPr>
                            <w:bookmarkStart w:id="64" w:name="_Toc197605852"/>
                            <w:r>
                              <w:t xml:space="preserve">Figure </w:t>
                            </w:r>
                            <w:fldSimple w:instr=" SEQ Figure \* ARABIC ">
                              <w:r w:rsidR="008E2B32">
                                <w:rPr>
                                  <w:noProof/>
                                </w:rPr>
                                <w:t>10</w:t>
                              </w:r>
                            </w:fldSimple>
                            <w:r>
                              <w:t>: Personal Email Upload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37797" id="_x0000_s1030" type="#_x0000_t202" style="position:absolute;left:0;text-align:left;margin-left:97.5pt;margin-top:301.95pt;width:282.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V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d1sOqGQpNjtzSz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" stroked="f">
                <v:textbox style="mso-fit-shape-to-text:t" inset="0,0,0,0">
                  <w:txbxContent>
                    <w:p w14:paraId="2501E15F" w14:textId="06EFE10C" w:rsidR="00B1648A" w:rsidRPr="005849BF" w:rsidRDefault="00B1648A" w:rsidP="00B1648A">
                      <w:pPr>
                        <w:pStyle w:val="Caption"/>
                        <w:jc w:val="center"/>
                        <w:rPr>
                          <w:rFonts w:eastAsia="Times New Roman" w:cs="FreeSans"/>
                          <w:noProof/>
                          <w:color w:val="111111"/>
                          <w:szCs w:val="22"/>
                        </w:rPr>
                      </w:pPr>
                      <w:bookmarkStart w:id="65" w:name="_Toc197605852"/>
                      <w:r>
                        <w:t xml:space="preserve">Figure </w:t>
                      </w:r>
                      <w:fldSimple w:instr=" SEQ Figure \* ARABIC ">
                        <w:r w:rsidR="008E2B32">
                          <w:rPr>
                            <w:noProof/>
                          </w:rPr>
                          <w:t>10</w:t>
                        </w:r>
                      </w:fldSimple>
                      <w:r>
                        <w:t>: Personal Email Upload</w:t>
                      </w:r>
                      <w:bookmarkEnd w:id="65"/>
                    </w:p>
                  </w:txbxContent>
                </v:textbox>
                <w10:wrap type="square"/>
              </v:shape>
            </w:pict>
          </mc:Fallback>
        </mc:AlternateContent>
      </w:r>
      <w:r>
        <w:rPr>
          <w:noProof/>
          <w:color w:val="111111"/>
        </w:rPr>
        <w:drawing>
          <wp:anchor distT="0" distB="0" distL="0" distR="0" simplePos="0" relativeHeight="251677696" behindDoc="0" locked="0" layoutInCell="0" allowOverlap="1" wp14:anchorId="3202494D" wp14:editId="102E5EA6">
            <wp:simplePos x="0" y="0"/>
            <wp:positionH relativeFrom="column">
              <wp:posOffset>1238250</wp:posOffset>
            </wp:positionH>
            <wp:positionV relativeFrom="paragraph">
              <wp:posOffset>145415</wp:posOffset>
            </wp:positionV>
            <wp:extent cx="3585210" cy="363220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5"/>
                    <a:stretch>
                      <a:fillRect/>
                    </a:stretch>
                  </pic:blipFill>
                  <pic:spPr bwMode="auto">
                    <a:xfrm>
                      <a:off x="0" y="0"/>
                      <a:ext cx="3585210" cy="3632200"/>
                    </a:xfrm>
                    <a:prstGeom prst="rect">
                      <a:avLst/>
                    </a:prstGeom>
                    <a:noFill/>
                  </pic:spPr>
                </pic:pic>
              </a:graphicData>
            </a:graphic>
          </wp:anchor>
        </w:drawing>
      </w:r>
    </w:p>
    <w:p w14:paraId="4B14E214" w14:textId="35968740" w:rsidR="00934471" w:rsidRDefault="00934471" w:rsidP="00E27D8D">
      <w:pPr>
        <w:ind w:right="567"/>
      </w:pPr>
    </w:p>
    <w:p w14:paraId="72F12CC3" w14:textId="77777777" w:rsidR="00B1648A" w:rsidRDefault="00B1648A" w:rsidP="00E27D8D">
      <w:pPr>
        <w:spacing w:line="259" w:lineRule="auto"/>
        <w:ind w:right="567"/>
        <w:jc w:val="left"/>
      </w:pPr>
    </w:p>
    <w:p w14:paraId="5DBE63CF" w14:textId="77777777" w:rsidR="00B1648A" w:rsidRDefault="00B1648A" w:rsidP="00E27D8D">
      <w:pPr>
        <w:spacing w:line="259" w:lineRule="auto"/>
        <w:ind w:right="567"/>
        <w:jc w:val="left"/>
      </w:pPr>
    </w:p>
    <w:p w14:paraId="06710F5D" w14:textId="77777777" w:rsidR="00B1648A" w:rsidRDefault="00B1648A" w:rsidP="00E27D8D">
      <w:pPr>
        <w:spacing w:line="259" w:lineRule="auto"/>
        <w:ind w:right="567"/>
        <w:jc w:val="left"/>
      </w:pPr>
    </w:p>
    <w:p w14:paraId="226E7BC0" w14:textId="77777777" w:rsidR="00B1648A" w:rsidRDefault="00B1648A" w:rsidP="00E27D8D">
      <w:pPr>
        <w:spacing w:line="259" w:lineRule="auto"/>
        <w:ind w:right="567"/>
        <w:jc w:val="left"/>
      </w:pPr>
    </w:p>
    <w:p w14:paraId="048F525C" w14:textId="77777777" w:rsidR="00B1648A" w:rsidRDefault="00B1648A" w:rsidP="00E27D8D">
      <w:pPr>
        <w:spacing w:line="259" w:lineRule="auto"/>
        <w:ind w:right="567"/>
        <w:jc w:val="left"/>
      </w:pPr>
    </w:p>
    <w:p w14:paraId="7527ED23" w14:textId="77777777" w:rsidR="00B1648A" w:rsidRDefault="00B1648A" w:rsidP="00E27D8D">
      <w:pPr>
        <w:spacing w:line="259" w:lineRule="auto"/>
        <w:ind w:right="567"/>
        <w:jc w:val="left"/>
      </w:pPr>
    </w:p>
    <w:p w14:paraId="6D17BDFB" w14:textId="77777777" w:rsidR="00B1648A" w:rsidRDefault="00B1648A" w:rsidP="00E27D8D">
      <w:pPr>
        <w:spacing w:line="259" w:lineRule="auto"/>
        <w:ind w:right="567"/>
        <w:jc w:val="left"/>
      </w:pPr>
    </w:p>
    <w:p w14:paraId="2EFC4CAE" w14:textId="77777777" w:rsidR="00B1648A" w:rsidRDefault="00B1648A" w:rsidP="00E27D8D">
      <w:pPr>
        <w:spacing w:line="259" w:lineRule="auto"/>
        <w:ind w:right="567"/>
        <w:jc w:val="left"/>
      </w:pPr>
    </w:p>
    <w:p w14:paraId="17EE536E" w14:textId="77777777" w:rsidR="00B1648A" w:rsidRDefault="00B1648A" w:rsidP="00E27D8D">
      <w:pPr>
        <w:spacing w:line="259" w:lineRule="auto"/>
        <w:ind w:right="567"/>
        <w:jc w:val="left"/>
      </w:pPr>
    </w:p>
    <w:p w14:paraId="73853EF4" w14:textId="77777777" w:rsidR="00B1648A" w:rsidRDefault="00B1648A" w:rsidP="00E27D8D">
      <w:pPr>
        <w:spacing w:line="259" w:lineRule="auto"/>
        <w:ind w:right="567"/>
        <w:jc w:val="left"/>
      </w:pPr>
    </w:p>
    <w:p w14:paraId="28E17199" w14:textId="77777777" w:rsidR="00B1648A" w:rsidRDefault="00B1648A" w:rsidP="00E27D8D">
      <w:pPr>
        <w:spacing w:line="259" w:lineRule="auto"/>
        <w:ind w:right="567"/>
        <w:jc w:val="left"/>
      </w:pPr>
    </w:p>
    <w:p w14:paraId="1D3ABA3F" w14:textId="33E1CF64" w:rsidR="00B1648A" w:rsidRDefault="00B1648A" w:rsidP="00E27D8D">
      <w:pPr>
        <w:spacing w:line="259" w:lineRule="auto"/>
        <w:ind w:right="567"/>
        <w:jc w:val="left"/>
      </w:pPr>
    </w:p>
    <w:p w14:paraId="5407F01F" w14:textId="73C7230F" w:rsidR="00B1648A" w:rsidRDefault="000441D2" w:rsidP="00E27D8D">
      <w:pPr>
        <w:spacing w:line="259" w:lineRule="auto"/>
        <w:ind w:right="567"/>
        <w:jc w:val="left"/>
      </w:pPr>
      <w:r>
        <w:rPr>
          <w:noProof/>
        </w:rPr>
        <mc:AlternateContent>
          <mc:Choice Requires="wps">
            <w:drawing>
              <wp:anchor distT="0" distB="0" distL="114300" distR="114300" simplePos="0" relativeHeight="251683840" behindDoc="0" locked="0" layoutInCell="1" allowOverlap="1" wp14:anchorId="3998FC59" wp14:editId="7CDF1E48">
                <wp:simplePos x="0" y="0"/>
                <wp:positionH relativeFrom="column">
                  <wp:posOffset>-228600</wp:posOffset>
                </wp:positionH>
                <wp:positionV relativeFrom="paragraph">
                  <wp:posOffset>1614805</wp:posOffset>
                </wp:positionV>
                <wp:extent cx="6299835" cy="635"/>
                <wp:effectExtent l="0" t="0" r="0" b="0"/>
                <wp:wrapSquare wrapText="bothSides"/>
                <wp:docPr id="984748403"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5CD1E260" w14:textId="75072C09" w:rsidR="000441D2" w:rsidRPr="005C5F67" w:rsidRDefault="000441D2" w:rsidP="000441D2">
                            <w:pPr>
                              <w:pStyle w:val="Caption"/>
                              <w:jc w:val="center"/>
                              <w:rPr>
                                <w:noProof/>
                                <w:szCs w:val="22"/>
                              </w:rPr>
                            </w:pPr>
                            <w:bookmarkStart w:id="66" w:name="_Toc197605853"/>
                            <w:r>
                              <w:t xml:space="preserve">Figure </w:t>
                            </w:r>
                            <w:fldSimple w:instr=" SEQ Figure \* ARABIC ">
                              <w:r w:rsidR="008E2B32">
                                <w:rPr>
                                  <w:noProof/>
                                </w:rPr>
                                <w:t>11</w:t>
                              </w:r>
                            </w:fldSimple>
                            <w:r>
                              <w:t>: Result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8FC59" id="_x0000_s1031" type="#_x0000_t202" style="position:absolute;margin-left:-18pt;margin-top:127.15pt;width:496.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cOGQIAAD8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" stroked="f">
                <v:textbox style="mso-fit-shape-to-text:t" inset="0,0,0,0">
                  <w:txbxContent>
                    <w:p w14:paraId="5CD1E260" w14:textId="75072C09" w:rsidR="000441D2" w:rsidRPr="005C5F67" w:rsidRDefault="000441D2" w:rsidP="000441D2">
                      <w:pPr>
                        <w:pStyle w:val="Caption"/>
                        <w:jc w:val="center"/>
                        <w:rPr>
                          <w:noProof/>
                          <w:szCs w:val="22"/>
                        </w:rPr>
                      </w:pPr>
                      <w:bookmarkStart w:id="67" w:name="_Toc197605853"/>
                      <w:r>
                        <w:t xml:space="preserve">Figure </w:t>
                      </w:r>
                      <w:fldSimple w:instr=" SEQ Figure \* ARABIC ">
                        <w:r w:rsidR="008E2B32">
                          <w:rPr>
                            <w:noProof/>
                          </w:rPr>
                          <w:t>11</w:t>
                        </w:r>
                      </w:fldSimple>
                      <w:r>
                        <w:t>: Result</w:t>
                      </w:r>
                      <w:bookmarkEnd w:id="67"/>
                    </w:p>
                  </w:txbxContent>
                </v:textbox>
                <w10:wrap type="square"/>
              </v:shape>
            </w:pict>
          </mc:Fallback>
        </mc:AlternateContent>
      </w:r>
      <w:r>
        <w:rPr>
          <w:noProof/>
        </w:rPr>
        <w:drawing>
          <wp:anchor distT="0" distB="0" distL="0" distR="0" simplePos="0" relativeHeight="251681792" behindDoc="0" locked="0" layoutInCell="0" allowOverlap="1" wp14:anchorId="13D6F034" wp14:editId="191F6310">
            <wp:simplePos x="0" y="0"/>
            <wp:positionH relativeFrom="column">
              <wp:posOffset>-228600</wp:posOffset>
            </wp:positionH>
            <wp:positionV relativeFrom="paragraph">
              <wp:posOffset>188595</wp:posOffset>
            </wp:positionV>
            <wp:extent cx="6299835" cy="1369060"/>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26"/>
                    <a:stretch>
                      <a:fillRect/>
                    </a:stretch>
                  </pic:blipFill>
                  <pic:spPr bwMode="auto">
                    <a:xfrm>
                      <a:off x="0" y="0"/>
                      <a:ext cx="6299835" cy="1369060"/>
                    </a:xfrm>
                    <a:prstGeom prst="rect">
                      <a:avLst/>
                    </a:prstGeom>
                    <a:noFill/>
                  </pic:spPr>
                </pic:pic>
              </a:graphicData>
            </a:graphic>
          </wp:anchor>
        </w:drawing>
      </w:r>
    </w:p>
    <w:p w14:paraId="082D2264" w14:textId="77777777" w:rsidR="000441D2" w:rsidRDefault="000441D2" w:rsidP="00E27D8D">
      <w:pPr>
        <w:spacing w:line="259" w:lineRule="auto"/>
        <w:ind w:right="567"/>
        <w:jc w:val="left"/>
      </w:pPr>
    </w:p>
    <w:p w14:paraId="2987AEFD" w14:textId="77777777" w:rsidR="000441D2" w:rsidRDefault="000441D2" w:rsidP="00E27D8D">
      <w:pPr>
        <w:spacing w:line="259" w:lineRule="auto"/>
        <w:ind w:right="567"/>
        <w:jc w:val="left"/>
      </w:pPr>
    </w:p>
    <w:p w14:paraId="19A7A4AE" w14:textId="77777777" w:rsidR="000441D2" w:rsidRDefault="000441D2" w:rsidP="00E27D8D">
      <w:pPr>
        <w:spacing w:line="259" w:lineRule="auto"/>
        <w:ind w:right="567"/>
        <w:jc w:val="left"/>
      </w:pPr>
    </w:p>
    <w:p w14:paraId="0273D427" w14:textId="77777777" w:rsidR="000441D2" w:rsidRDefault="000441D2" w:rsidP="00E27D8D">
      <w:pPr>
        <w:spacing w:line="259" w:lineRule="auto"/>
        <w:ind w:right="567"/>
        <w:jc w:val="left"/>
      </w:pPr>
    </w:p>
    <w:p w14:paraId="4B787B74" w14:textId="77777777" w:rsidR="000441D2" w:rsidRDefault="000441D2" w:rsidP="00E27D8D">
      <w:pPr>
        <w:spacing w:line="259" w:lineRule="auto"/>
        <w:ind w:right="567"/>
        <w:jc w:val="left"/>
      </w:pPr>
    </w:p>
    <w:p w14:paraId="1777E58E" w14:textId="77777777" w:rsidR="000441D2" w:rsidRDefault="000441D2" w:rsidP="00E27D8D">
      <w:pPr>
        <w:spacing w:line="259" w:lineRule="auto"/>
        <w:ind w:right="567"/>
        <w:jc w:val="left"/>
      </w:pPr>
    </w:p>
    <w:p w14:paraId="70010C18" w14:textId="2BDB261F" w:rsidR="000441D2" w:rsidRDefault="000441D2" w:rsidP="00E27D8D">
      <w:pPr>
        <w:pStyle w:val="Index"/>
        <w:ind w:right="567"/>
      </w:pPr>
      <w:r>
        <w:lastRenderedPageBreak/>
        <w:t xml:space="preserve">Test case </w:t>
      </w:r>
      <w:r w:rsidR="00526531">
        <w:t>04:</w:t>
      </w:r>
    </w:p>
    <w:p w14:paraId="7339ECFA" w14:textId="44643120" w:rsidR="000441D2" w:rsidRDefault="000441D2" w:rsidP="00E27D8D">
      <w:pPr>
        <w:pStyle w:val="Index"/>
        <w:ind w:right="567"/>
      </w:pPr>
      <w:r>
        <w:t xml:space="preserve">An employee deliberately changes the name of a confidential file and adds some garbled data to evade fuzzy </w:t>
      </w:r>
      <w:r w:rsidR="00526531">
        <w:t>hashing-based</w:t>
      </w:r>
      <w:r>
        <w:t xml:space="preserve"> techniques and sends the attachment to a personal email ID outside the scope of the organization.</w:t>
      </w:r>
    </w:p>
    <w:p w14:paraId="10452131" w14:textId="6D5539CE" w:rsidR="000441D2" w:rsidRDefault="000441D2" w:rsidP="00E27D8D">
      <w:pPr>
        <w:pStyle w:val="Index"/>
        <w:ind w:right="567"/>
        <w:jc w:val="center"/>
      </w:pPr>
      <w:r>
        <w:t xml:space="preserve">Expected </w:t>
      </w:r>
      <w:r w:rsidR="00526531">
        <w:t>Outcome:</w:t>
      </w:r>
      <w:r>
        <w:t xml:space="preserve"> Severity – High, Intention – Intentional</w:t>
      </w:r>
    </w:p>
    <w:p w14:paraId="47171DB5" w14:textId="49792395" w:rsidR="000441D2" w:rsidRDefault="000441D2" w:rsidP="00E27D8D">
      <w:pPr>
        <w:pStyle w:val="Index"/>
        <w:ind w:right="567"/>
        <w:jc w:val="center"/>
      </w:pPr>
      <w:r>
        <w:t xml:space="preserve">Actual </w:t>
      </w:r>
      <w:r w:rsidR="00526531">
        <w:t>Outcome:</w:t>
      </w:r>
      <w:r>
        <w:t xml:space="preserve"> Severity – High, Intention – Intentional</w:t>
      </w:r>
    </w:p>
    <w:p w14:paraId="30CD856F" w14:textId="2499C40C" w:rsidR="000441D2" w:rsidRDefault="000441D2" w:rsidP="00E27D8D">
      <w:pPr>
        <w:pStyle w:val="Index"/>
        <w:ind w:right="567"/>
        <w:jc w:val="center"/>
      </w:pPr>
      <w:r>
        <w:rPr>
          <w:noProof/>
        </w:rPr>
        <mc:AlternateContent>
          <mc:Choice Requires="wps">
            <w:drawing>
              <wp:anchor distT="0" distB="0" distL="114300" distR="114300" simplePos="0" relativeHeight="251687936" behindDoc="0" locked="0" layoutInCell="1" allowOverlap="1" wp14:anchorId="3A02CE36" wp14:editId="25CC5C4C">
                <wp:simplePos x="0" y="0"/>
                <wp:positionH relativeFrom="column">
                  <wp:posOffset>1454150</wp:posOffset>
                </wp:positionH>
                <wp:positionV relativeFrom="paragraph">
                  <wp:posOffset>3228340</wp:posOffset>
                </wp:positionV>
                <wp:extent cx="2941955" cy="635"/>
                <wp:effectExtent l="0" t="0" r="0" b="0"/>
                <wp:wrapSquare wrapText="bothSides"/>
                <wp:docPr id="2007533597" name="Text Box 1"/>
                <wp:cNvGraphicFramePr/>
                <a:graphic xmlns:a="http://schemas.openxmlformats.org/drawingml/2006/main">
                  <a:graphicData uri="http://schemas.microsoft.com/office/word/2010/wordprocessingShape">
                    <wps:wsp>
                      <wps:cNvSpPr txBox="1"/>
                      <wps:spPr>
                        <a:xfrm>
                          <a:off x="0" y="0"/>
                          <a:ext cx="2941955" cy="635"/>
                        </a:xfrm>
                        <a:prstGeom prst="rect">
                          <a:avLst/>
                        </a:prstGeom>
                        <a:solidFill>
                          <a:prstClr val="white"/>
                        </a:solidFill>
                        <a:ln>
                          <a:noFill/>
                        </a:ln>
                      </wps:spPr>
                      <wps:txbx>
                        <w:txbxContent>
                          <w:p w14:paraId="5E99E07C" w14:textId="6F21628C" w:rsidR="000441D2" w:rsidRPr="0023644B" w:rsidRDefault="000441D2" w:rsidP="000441D2">
                            <w:pPr>
                              <w:pStyle w:val="Caption"/>
                              <w:jc w:val="center"/>
                              <w:rPr>
                                <w:rFonts w:eastAsia="Times New Roman" w:cs="FreeSans"/>
                                <w:noProof/>
                                <w:szCs w:val="22"/>
                              </w:rPr>
                            </w:pPr>
                            <w:bookmarkStart w:id="68" w:name="_Toc197605854"/>
                            <w:r>
                              <w:t xml:space="preserve">Figure </w:t>
                            </w:r>
                            <w:fldSimple w:instr=" SEQ Figure \* ARABIC ">
                              <w:r w:rsidR="008E2B32">
                                <w:rPr>
                                  <w:noProof/>
                                </w:rPr>
                                <w:t>12</w:t>
                              </w:r>
                            </w:fldSimple>
                            <w:r>
                              <w:t xml:space="preserve"> : Modified Confidential Attachment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E36" id="_x0000_s1032" type="#_x0000_t202" style="position:absolute;left:0;text-align:left;margin-left:114.5pt;margin-top:254.2pt;width:2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tJn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vp7afJ7Wz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" stroked="f">
                <v:textbox style="mso-fit-shape-to-text:t" inset="0,0,0,0">
                  <w:txbxContent>
                    <w:p w14:paraId="5E99E07C" w14:textId="6F21628C" w:rsidR="000441D2" w:rsidRPr="0023644B" w:rsidRDefault="000441D2" w:rsidP="000441D2">
                      <w:pPr>
                        <w:pStyle w:val="Caption"/>
                        <w:jc w:val="center"/>
                        <w:rPr>
                          <w:rFonts w:eastAsia="Times New Roman" w:cs="FreeSans"/>
                          <w:noProof/>
                          <w:szCs w:val="22"/>
                        </w:rPr>
                      </w:pPr>
                      <w:bookmarkStart w:id="69" w:name="_Toc197605854"/>
                      <w:r>
                        <w:t xml:space="preserve">Figure </w:t>
                      </w:r>
                      <w:fldSimple w:instr=" SEQ Figure \* ARABIC ">
                        <w:r w:rsidR="008E2B32">
                          <w:rPr>
                            <w:noProof/>
                          </w:rPr>
                          <w:t>12</w:t>
                        </w:r>
                      </w:fldSimple>
                      <w:r>
                        <w:t xml:space="preserve"> : Modified Confidential Attachment</w:t>
                      </w:r>
                      <w:bookmarkEnd w:id="69"/>
                    </w:p>
                  </w:txbxContent>
                </v:textbox>
                <w10:wrap type="square"/>
              </v:shape>
            </w:pict>
          </mc:Fallback>
        </mc:AlternateContent>
      </w:r>
      <w:r>
        <w:rPr>
          <w:noProof/>
        </w:rPr>
        <w:drawing>
          <wp:anchor distT="0" distB="0" distL="0" distR="0" simplePos="0" relativeHeight="251685888" behindDoc="0" locked="0" layoutInCell="0" allowOverlap="1" wp14:anchorId="63607416" wp14:editId="47676D30">
            <wp:simplePos x="0" y="0"/>
            <wp:positionH relativeFrom="column">
              <wp:posOffset>1454150</wp:posOffset>
            </wp:positionH>
            <wp:positionV relativeFrom="paragraph">
              <wp:posOffset>186055</wp:posOffset>
            </wp:positionV>
            <wp:extent cx="2941955" cy="2985135"/>
            <wp:effectExtent l="0" t="0" r="0" b="0"/>
            <wp:wrapSquare wrapText="largest"/>
            <wp:docPr id="2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pic:cNvPicPr>
                      <a:picLocks noChangeAspect="1" noChangeArrowheads="1"/>
                    </pic:cNvPicPr>
                  </pic:nvPicPr>
                  <pic:blipFill>
                    <a:blip r:embed="rId27"/>
                    <a:stretch>
                      <a:fillRect/>
                    </a:stretch>
                  </pic:blipFill>
                  <pic:spPr bwMode="auto">
                    <a:xfrm>
                      <a:off x="0" y="0"/>
                      <a:ext cx="2941955" cy="2985135"/>
                    </a:xfrm>
                    <a:prstGeom prst="rect">
                      <a:avLst/>
                    </a:prstGeom>
                    <a:noFill/>
                  </pic:spPr>
                </pic:pic>
              </a:graphicData>
            </a:graphic>
          </wp:anchor>
        </w:drawing>
      </w:r>
    </w:p>
    <w:p w14:paraId="1B55663A" w14:textId="0719CD51" w:rsidR="000441D2" w:rsidRDefault="000441D2" w:rsidP="00E27D8D">
      <w:pPr>
        <w:pStyle w:val="Index"/>
        <w:ind w:right="567"/>
        <w:jc w:val="center"/>
      </w:pPr>
    </w:p>
    <w:p w14:paraId="36E590BB" w14:textId="77777777" w:rsidR="000441D2" w:rsidRDefault="000441D2" w:rsidP="00E27D8D">
      <w:pPr>
        <w:spacing w:line="259" w:lineRule="auto"/>
        <w:ind w:right="567"/>
      </w:pPr>
    </w:p>
    <w:p w14:paraId="10386A45" w14:textId="77777777" w:rsidR="000441D2" w:rsidRDefault="000441D2" w:rsidP="00E27D8D">
      <w:pPr>
        <w:spacing w:line="259" w:lineRule="auto"/>
        <w:ind w:right="567"/>
      </w:pPr>
    </w:p>
    <w:p w14:paraId="54F43467" w14:textId="77777777" w:rsidR="000441D2" w:rsidRDefault="000441D2" w:rsidP="00E27D8D">
      <w:pPr>
        <w:spacing w:line="259" w:lineRule="auto"/>
        <w:ind w:right="567"/>
      </w:pPr>
    </w:p>
    <w:p w14:paraId="721A65B9" w14:textId="77777777" w:rsidR="000441D2" w:rsidRDefault="000441D2" w:rsidP="00E27D8D">
      <w:pPr>
        <w:spacing w:line="259" w:lineRule="auto"/>
        <w:ind w:right="567"/>
      </w:pPr>
    </w:p>
    <w:p w14:paraId="70384C07" w14:textId="77777777" w:rsidR="000441D2" w:rsidRDefault="000441D2" w:rsidP="00E27D8D">
      <w:pPr>
        <w:spacing w:line="259" w:lineRule="auto"/>
        <w:ind w:right="567"/>
      </w:pPr>
    </w:p>
    <w:p w14:paraId="636D0F60" w14:textId="77777777" w:rsidR="000441D2" w:rsidRDefault="000441D2" w:rsidP="00E27D8D">
      <w:pPr>
        <w:spacing w:line="259" w:lineRule="auto"/>
        <w:ind w:right="567"/>
      </w:pPr>
    </w:p>
    <w:p w14:paraId="48604658" w14:textId="77777777" w:rsidR="000441D2" w:rsidRDefault="000441D2" w:rsidP="00E27D8D">
      <w:pPr>
        <w:spacing w:line="259" w:lineRule="auto"/>
        <w:ind w:right="567"/>
      </w:pPr>
    </w:p>
    <w:p w14:paraId="74B7554A" w14:textId="77777777" w:rsidR="000441D2" w:rsidRDefault="000441D2" w:rsidP="00E27D8D">
      <w:pPr>
        <w:spacing w:line="259" w:lineRule="auto"/>
        <w:ind w:right="567"/>
      </w:pPr>
    </w:p>
    <w:p w14:paraId="6A9A879A" w14:textId="77777777" w:rsidR="000441D2" w:rsidRDefault="000441D2" w:rsidP="00E27D8D">
      <w:pPr>
        <w:spacing w:line="259" w:lineRule="auto"/>
        <w:ind w:right="567"/>
      </w:pPr>
    </w:p>
    <w:p w14:paraId="527879BF" w14:textId="77777777" w:rsidR="000441D2" w:rsidRDefault="000441D2" w:rsidP="00E27D8D">
      <w:pPr>
        <w:spacing w:line="259" w:lineRule="auto"/>
        <w:ind w:right="567"/>
      </w:pPr>
    </w:p>
    <w:p w14:paraId="19FFD922" w14:textId="3FA7D3AD" w:rsidR="000441D2" w:rsidRDefault="000441D2" w:rsidP="00E27D8D">
      <w:pPr>
        <w:spacing w:line="259" w:lineRule="auto"/>
        <w:ind w:right="567"/>
      </w:pPr>
    </w:p>
    <w:p w14:paraId="441D5D71" w14:textId="11E811EF" w:rsidR="00934471" w:rsidRDefault="000441D2" w:rsidP="00526531">
      <w:pPr>
        <w:spacing w:line="259" w:lineRule="auto"/>
        <w:ind w:right="567"/>
      </w:pPr>
      <w:r>
        <w:rPr>
          <w:noProof/>
        </w:rPr>
        <mc:AlternateContent>
          <mc:Choice Requires="wps">
            <w:drawing>
              <wp:anchor distT="0" distB="0" distL="114300" distR="114300" simplePos="0" relativeHeight="251692032" behindDoc="0" locked="0" layoutInCell="1" allowOverlap="1" wp14:anchorId="790D1E64" wp14:editId="23BE84D5">
                <wp:simplePos x="0" y="0"/>
                <wp:positionH relativeFrom="column">
                  <wp:posOffset>-234950</wp:posOffset>
                </wp:positionH>
                <wp:positionV relativeFrom="paragraph">
                  <wp:posOffset>1606550</wp:posOffset>
                </wp:positionV>
                <wp:extent cx="6299835" cy="635"/>
                <wp:effectExtent l="0" t="0" r="0" b="0"/>
                <wp:wrapSquare wrapText="bothSides"/>
                <wp:docPr id="703169721"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49D1510B" w14:textId="26C4AD99" w:rsidR="000441D2" w:rsidRPr="005E4C1A" w:rsidRDefault="000441D2" w:rsidP="000441D2">
                            <w:pPr>
                              <w:pStyle w:val="Caption"/>
                              <w:jc w:val="center"/>
                              <w:rPr>
                                <w:noProof/>
                                <w:szCs w:val="22"/>
                              </w:rPr>
                            </w:pPr>
                            <w:bookmarkStart w:id="70" w:name="_Toc197605855"/>
                            <w:r>
                              <w:t xml:space="preserve">Figure </w:t>
                            </w:r>
                            <w:fldSimple w:instr=" SEQ Figure \* ARABIC ">
                              <w:r w:rsidR="008E2B32">
                                <w:rPr>
                                  <w:noProof/>
                                </w:rPr>
                                <w:t>13</w:t>
                              </w:r>
                            </w:fldSimple>
                            <w:r>
                              <w:t>: Result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D1E64" id="_x0000_s1033" type="#_x0000_t202" style="position:absolute;left:0;text-align:left;margin-left:-18.5pt;margin-top:126.5pt;width:496.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5EGgIAAD8EAAAOAAAAZHJzL2Uyb0RvYy54bWysU8Fu2zAMvQ/YPwi6L04yLG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" stroked="f">
                <v:textbox style="mso-fit-shape-to-text:t" inset="0,0,0,0">
                  <w:txbxContent>
                    <w:p w14:paraId="49D1510B" w14:textId="26C4AD99" w:rsidR="000441D2" w:rsidRPr="005E4C1A" w:rsidRDefault="000441D2" w:rsidP="000441D2">
                      <w:pPr>
                        <w:pStyle w:val="Caption"/>
                        <w:jc w:val="center"/>
                        <w:rPr>
                          <w:noProof/>
                          <w:szCs w:val="22"/>
                        </w:rPr>
                      </w:pPr>
                      <w:bookmarkStart w:id="71" w:name="_Toc197605855"/>
                      <w:r>
                        <w:t xml:space="preserve">Figure </w:t>
                      </w:r>
                      <w:fldSimple w:instr=" SEQ Figure \* ARABIC ">
                        <w:r w:rsidR="008E2B32">
                          <w:rPr>
                            <w:noProof/>
                          </w:rPr>
                          <w:t>13</w:t>
                        </w:r>
                      </w:fldSimple>
                      <w:r>
                        <w:t>: Result</w:t>
                      </w:r>
                      <w:bookmarkEnd w:id="71"/>
                    </w:p>
                  </w:txbxContent>
                </v:textbox>
                <w10:wrap type="square"/>
              </v:shape>
            </w:pict>
          </mc:Fallback>
        </mc:AlternateContent>
      </w:r>
      <w:r>
        <w:rPr>
          <w:noProof/>
        </w:rPr>
        <w:drawing>
          <wp:anchor distT="0" distB="0" distL="0" distR="0" simplePos="0" relativeHeight="251689984" behindDoc="0" locked="0" layoutInCell="0" allowOverlap="1" wp14:anchorId="61D9C429" wp14:editId="70F8E67B">
            <wp:simplePos x="0" y="0"/>
            <wp:positionH relativeFrom="column">
              <wp:posOffset>-234950</wp:posOffset>
            </wp:positionH>
            <wp:positionV relativeFrom="paragraph">
              <wp:posOffset>126365</wp:posOffset>
            </wp:positionV>
            <wp:extent cx="6299835" cy="1423035"/>
            <wp:effectExtent l="0" t="0" r="0" b="0"/>
            <wp:wrapSquare wrapText="largest"/>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pic:cNvPicPr>
                      <a:picLocks noChangeAspect="1" noChangeArrowheads="1"/>
                    </pic:cNvPicPr>
                  </pic:nvPicPr>
                  <pic:blipFill>
                    <a:blip r:embed="rId28"/>
                    <a:stretch>
                      <a:fillRect/>
                    </a:stretch>
                  </pic:blipFill>
                  <pic:spPr bwMode="auto">
                    <a:xfrm>
                      <a:off x="0" y="0"/>
                      <a:ext cx="6299835" cy="1423035"/>
                    </a:xfrm>
                    <a:prstGeom prst="rect">
                      <a:avLst/>
                    </a:prstGeom>
                    <a:noFill/>
                  </pic:spPr>
                </pic:pic>
              </a:graphicData>
            </a:graphic>
          </wp:anchor>
        </w:drawing>
      </w:r>
      <w:r w:rsidR="00934471">
        <w:br w:type="page"/>
      </w:r>
    </w:p>
    <w:p w14:paraId="08950B18" w14:textId="69B7284D" w:rsidR="000441D2" w:rsidRDefault="000441D2" w:rsidP="00E27D8D">
      <w:pPr>
        <w:pStyle w:val="Index"/>
        <w:ind w:right="567"/>
      </w:pPr>
      <w:r>
        <w:lastRenderedPageBreak/>
        <w:t xml:space="preserve">Test case </w:t>
      </w:r>
      <w:r w:rsidR="00526531">
        <w:t>05:</w:t>
      </w:r>
    </w:p>
    <w:p w14:paraId="58D75A54" w14:textId="6A13C9C1" w:rsidR="000441D2" w:rsidRDefault="000441D2" w:rsidP="00E27D8D">
      <w:pPr>
        <w:pStyle w:val="Index"/>
        <w:ind w:right="567"/>
      </w:pPr>
      <w:r>
        <w:t xml:space="preserve">An employee sends a confidential attachment via a Google Drive Link to several other employees (with regular privileges) over email. It is unclear whether the employees were </w:t>
      </w:r>
      <w:r w:rsidR="00526531">
        <w:t>intended</w:t>
      </w:r>
      <w:r>
        <w:t xml:space="preserve"> to </w:t>
      </w:r>
      <w:r w:rsidR="00526531">
        <w:t>receive</w:t>
      </w:r>
      <w:r>
        <w:t xml:space="preserve"> the mentioned email.</w:t>
      </w:r>
    </w:p>
    <w:p w14:paraId="58B134B6" w14:textId="3D8E81CB" w:rsidR="000441D2" w:rsidRDefault="000441D2" w:rsidP="00E27D8D">
      <w:pPr>
        <w:pStyle w:val="Index"/>
        <w:ind w:right="567"/>
        <w:jc w:val="center"/>
      </w:pPr>
      <w:r>
        <w:t xml:space="preserve">Expected </w:t>
      </w:r>
      <w:r w:rsidR="00526531">
        <w:t>Outcome:</w:t>
      </w:r>
      <w:r>
        <w:t xml:space="preserve"> Severity – Medium, Intention – Normal</w:t>
      </w:r>
    </w:p>
    <w:p w14:paraId="21400F0C" w14:textId="025F5EB2" w:rsidR="000441D2" w:rsidRDefault="000441D2" w:rsidP="00E27D8D">
      <w:pPr>
        <w:pStyle w:val="Index"/>
        <w:ind w:right="567"/>
        <w:jc w:val="center"/>
      </w:pPr>
      <w:r>
        <w:t xml:space="preserve">Actual </w:t>
      </w:r>
      <w:r w:rsidR="00526531">
        <w:t>Outcome:</w:t>
      </w:r>
      <w:r>
        <w:t xml:space="preserve"> Severity – Medium, Intention </w:t>
      </w:r>
      <w:r w:rsidR="00C57125">
        <w:t>–</w:t>
      </w:r>
      <w:r>
        <w:t xml:space="preserve"> Accidental</w:t>
      </w:r>
    </w:p>
    <w:p w14:paraId="6DCBAF95" w14:textId="0A09C519" w:rsidR="00C57125" w:rsidRDefault="00C57125" w:rsidP="00E27D8D">
      <w:pPr>
        <w:pStyle w:val="Index"/>
        <w:ind w:right="567"/>
        <w:jc w:val="center"/>
      </w:pPr>
      <w:r>
        <w:rPr>
          <w:noProof/>
        </w:rPr>
        <mc:AlternateContent>
          <mc:Choice Requires="wps">
            <w:drawing>
              <wp:anchor distT="0" distB="0" distL="114300" distR="114300" simplePos="0" relativeHeight="251696128" behindDoc="0" locked="0" layoutInCell="1" allowOverlap="1" wp14:anchorId="33DB0FB2" wp14:editId="67BBE92A">
                <wp:simplePos x="0" y="0"/>
                <wp:positionH relativeFrom="column">
                  <wp:posOffset>1244600</wp:posOffset>
                </wp:positionH>
                <wp:positionV relativeFrom="paragraph">
                  <wp:posOffset>3895725</wp:posOffset>
                </wp:positionV>
                <wp:extent cx="3564890" cy="635"/>
                <wp:effectExtent l="0" t="0" r="0" b="0"/>
                <wp:wrapSquare wrapText="bothSides"/>
                <wp:docPr id="1382963709" name="Text Box 1"/>
                <wp:cNvGraphicFramePr/>
                <a:graphic xmlns:a="http://schemas.openxmlformats.org/drawingml/2006/main">
                  <a:graphicData uri="http://schemas.microsoft.com/office/word/2010/wordprocessingShape">
                    <wps:wsp>
                      <wps:cNvSpPr txBox="1"/>
                      <wps:spPr>
                        <a:xfrm>
                          <a:off x="0" y="0"/>
                          <a:ext cx="3564890" cy="635"/>
                        </a:xfrm>
                        <a:prstGeom prst="rect">
                          <a:avLst/>
                        </a:prstGeom>
                        <a:solidFill>
                          <a:prstClr val="white"/>
                        </a:solidFill>
                        <a:ln>
                          <a:noFill/>
                        </a:ln>
                      </wps:spPr>
                      <wps:txbx>
                        <w:txbxContent>
                          <w:p w14:paraId="158DD06B" w14:textId="084D443D" w:rsidR="00C57125" w:rsidRPr="00910166" w:rsidRDefault="00C57125" w:rsidP="00C57125">
                            <w:pPr>
                              <w:pStyle w:val="Caption"/>
                              <w:jc w:val="center"/>
                              <w:rPr>
                                <w:rFonts w:eastAsia="Times New Roman" w:cs="FreeSans"/>
                                <w:noProof/>
                                <w:color w:val="111111"/>
                                <w:szCs w:val="22"/>
                              </w:rPr>
                            </w:pPr>
                            <w:bookmarkStart w:id="72" w:name="_Toc197605856"/>
                            <w:r>
                              <w:t xml:space="preserve">Figure </w:t>
                            </w:r>
                            <w:fldSimple w:instr=" SEQ Figure \* ARABIC ">
                              <w:r w:rsidR="008E2B32">
                                <w:rPr>
                                  <w:noProof/>
                                </w:rPr>
                                <w:t>14</w:t>
                              </w:r>
                            </w:fldSimple>
                            <w:r>
                              <w:t xml:space="preserve"> : Google Drive Link </w:t>
                            </w:r>
                            <w:r w:rsidR="00526531">
                              <w:t>a</w:t>
                            </w:r>
                            <w:r>
                              <w:t>s Attachment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B0FB2" id="_x0000_s1034" type="#_x0000_t202" style="position:absolute;left:0;text-align:left;margin-left:98pt;margin-top:306.75pt;width:28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H8GgIAAD8EAAAOAAAAZHJzL2Uyb0RvYy54bWysU8Fu2zAMvQ/YPwi6L07aNc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bu+nH2Sc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" stroked="f">
                <v:textbox style="mso-fit-shape-to-text:t" inset="0,0,0,0">
                  <w:txbxContent>
                    <w:p w14:paraId="158DD06B" w14:textId="084D443D" w:rsidR="00C57125" w:rsidRPr="00910166" w:rsidRDefault="00C57125" w:rsidP="00C57125">
                      <w:pPr>
                        <w:pStyle w:val="Caption"/>
                        <w:jc w:val="center"/>
                        <w:rPr>
                          <w:rFonts w:eastAsia="Times New Roman" w:cs="FreeSans"/>
                          <w:noProof/>
                          <w:color w:val="111111"/>
                          <w:szCs w:val="22"/>
                        </w:rPr>
                      </w:pPr>
                      <w:bookmarkStart w:id="73" w:name="_Toc197605856"/>
                      <w:r>
                        <w:t xml:space="preserve">Figure </w:t>
                      </w:r>
                      <w:fldSimple w:instr=" SEQ Figure \* ARABIC ">
                        <w:r w:rsidR="008E2B32">
                          <w:rPr>
                            <w:noProof/>
                          </w:rPr>
                          <w:t>14</w:t>
                        </w:r>
                      </w:fldSimple>
                      <w:r>
                        <w:t xml:space="preserve"> : Google Drive Link </w:t>
                      </w:r>
                      <w:r w:rsidR="00526531">
                        <w:t>a</w:t>
                      </w:r>
                      <w:r>
                        <w:t>s Attachment</w:t>
                      </w:r>
                      <w:bookmarkEnd w:id="73"/>
                    </w:p>
                  </w:txbxContent>
                </v:textbox>
                <w10:wrap type="square"/>
              </v:shape>
            </w:pict>
          </mc:Fallback>
        </mc:AlternateContent>
      </w:r>
      <w:r>
        <w:rPr>
          <w:noProof/>
          <w:color w:val="111111"/>
        </w:rPr>
        <w:drawing>
          <wp:anchor distT="0" distB="0" distL="0" distR="0" simplePos="0" relativeHeight="251694080" behindDoc="0" locked="0" layoutInCell="0" allowOverlap="1" wp14:anchorId="17ED1F7F" wp14:editId="61BB8AED">
            <wp:simplePos x="0" y="0"/>
            <wp:positionH relativeFrom="column">
              <wp:posOffset>1244600</wp:posOffset>
            </wp:positionH>
            <wp:positionV relativeFrom="paragraph">
              <wp:posOffset>135255</wp:posOffset>
            </wp:positionV>
            <wp:extent cx="3564890" cy="3703320"/>
            <wp:effectExtent l="0" t="0" r="0" b="0"/>
            <wp:wrapSquare wrapText="largest"/>
            <wp:docPr id="2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pic:cNvPicPr>
                      <a:picLocks noChangeAspect="1" noChangeArrowheads="1"/>
                    </pic:cNvPicPr>
                  </pic:nvPicPr>
                  <pic:blipFill>
                    <a:blip r:embed="rId29"/>
                    <a:stretch>
                      <a:fillRect/>
                    </a:stretch>
                  </pic:blipFill>
                  <pic:spPr bwMode="auto">
                    <a:xfrm>
                      <a:off x="0" y="0"/>
                      <a:ext cx="3564890" cy="3703320"/>
                    </a:xfrm>
                    <a:prstGeom prst="rect">
                      <a:avLst/>
                    </a:prstGeom>
                    <a:noFill/>
                  </pic:spPr>
                </pic:pic>
              </a:graphicData>
            </a:graphic>
          </wp:anchor>
        </w:drawing>
      </w:r>
    </w:p>
    <w:p w14:paraId="374C907E" w14:textId="66554E29" w:rsidR="00C57125" w:rsidRDefault="00C57125" w:rsidP="00E27D8D">
      <w:pPr>
        <w:pStyle w:val="Index"/>
        <w:ind w:right="567"/>
        <w:jc w:val="center"/>
      </w:pPr>
    </w:p>
    <w:p w14:paraId="3E950FE1" w14:textId="77777777" w:rsidR="00934471" w:rsidRDefault="00934471" w:rsidP="00E27D8D">
      <w:pPr>
        <w:ind w:right="567"/>
      </w:pPr>
    </w:p>
    <w:p w14:paraId="31ED671E" w14:textId="77777777" w:rsidR="00934471" w:rsidRDefault="00934471" w:rsidP="00E27D8D">
      <w:pPr>
        <w:ind w:right="567"/>
      </w:pPr>
    </w:p>
    <w:p w14:paraId="49C0F9F8" w14:textId="77777777" w:rsidR="00C57125" w:rsidRDefault="00C57125" w:rsidP="00E27D8D">
      <w:pPr>
        <w:ind w:right="567"/>
      </w:pPr>
    </w:p>
    <w:p w14:paraId="3EE56542" w14:textId="77777777" w:rsidR="00C57125" w:rsidRDefault="00C57125" w:rsidP="00E27D8D">
      <w:pPr>
        <w:ind w:right="567"/>
      </w:pPr>
    </w:p>
    <w:p w14:paraId="1EC7C1BD" w14:textId="77777777" w:rsidR="00C57125" w:rsidRDefault="00C57125" w:rsidP="00E27D8D">
      <w:pPr>
        <w:ind w:right="567"/>
      </w:pPr>
    </w:p>
    <w:p w14:paraId="0623C634" w14:textId="77777777" w:rsidR="00C57125" w:rsidRDefault="00C57125" w:rsidP="00E27D8D">
      <w:pPr>
        <w:ind w:right="567"/>
      </w:pPr>
    </w:p>
    <w:p w14:paraId="4C942098" w14:textId="77777777" w:rsidR="00C57125" w:rsidRDefault="00C57125" w:rsidP="00E27D8D">
      <w:pPr>
        <w:ind w:right="567"/>
      </w:pPr>
    </w:p>
    <w:p w14:paraId="7D960F7D" w14:textId="77777777" w:rsidR="00C57125" w:rsidRDefault="00C57125" w:rsidP="00E27D8D">
      <w:pPr>
        <w:ind w:right="567"/>
      </w:pPr>
    </w:p>
    <w:p w14:paraId="7DC01888" w14:textId="77777777" w:rsidR="00C57125" w:rsidRDefault="00C57125" w:rsidP="00E27D8D">
      <w:pPr>
        <w:ind w:right="567"/>
      </w:pPr>
    </w:p>
    <w:p w14:paraId="5D7DA6B7" w14:textId="62A817A7" w:rsidR="00C57125" w:rsidRDefault="00EF130A" w:rsidP="00E27D8D">
      <w:pPr>
        <w:ind w:right="567"/>
      </w:pPr>
      <w:r>
        <w:rPr>
          <w:noProof/>
          <w:color w:val="111111"/>
        </w:rPr>
        <w:drawing>
          <wp:anchor distT="0" distB="0" distL="0" distR="0" simplePos="0" relativeHeight="251698176" behindDoc="0" locked="0" layoutInCell="0" allowOverlap="1" wp14:anchorId="3DFB2177" wp14:editId="7E00734B">
            <wp:simplePos x="0" y="0"/>
            <wp:positionH relativeFrom="column">
              <wp:posOffset>-154305</wp:posOffset>
            </wp:positionH>
            <wp:positionV relativeFrom="paragraph">
              <wp:posOffset>354965</wp:posOffset>
            </wp:positionV>
            <wp:extent cx="6299835" cy="708025"/>
            <wp:effectExtent l="0" t="0" r="0" b="0"/>
            <wp:wrapSquare wrapText="largest"/>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30"/>
                    <a:stretch>
                      <a:fillRect/>
                    </a:stretch>
                  </pic:blipFill>
                  <pic:spPr bwMode="auto">
                    <a:xfrm>
                      <a:off x="0" y="0"/>
                      <a:ext cx="6299835" cy="708025"/>
                    </a:xfrm>
                    <a:prstGeom prst="rect">
                      <a:avLst/>
                    </a:prstGeom>
                    <a:noFill/>
                  </pic:spPr>
                </pic:pic>
              </a:graphicData>
            </a:graphic>
          </wp:anchor>
        </w:drawing>
      </w:r>
      <w:r w:rsidR="00C57125">
        <w:rPr>
          <w:noProof/>
        </w:rPr>
        <mc:AlternateContent>
          <mc:Choice Requires="wps">
            <w:drawing>
              <wp:anchor distT="0" distB="0" distL="114300" distR="114300" simplePos="0" relativeHeight="251700224" behindDoc="0" locked="0" layoutInCell="1" allowOverlap="1" wp14:anchorId="0056FE6D" wp14:editId="058C4DA4">
                <wp:simplePos x="0" y="0"/>
                <wp:positionH relativeFrom="column">
                  <wp:posOffset>-247650</wp:posOffset>
                </wp:positionH>
                <wp:positionV relativeFrom="paragraph">
                  <wp:posOffset>1067435</wp:posOffset>
                </wp:positionV>
                <wp:extent cx="6299835" cy="635"/>
                <wp:effectExtent l="0" t="0" r="0" b="0"/>
                <wp:wrapSquare wrapText="bothSides"/>
                <wp:docPr id="600353554"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281C151A" w14:textId="2DFC6553" w:rsidR="00C57125" w:rsidRPr="00A47607" w:rsidRDefault="00C57125" w:rsidP="00C57125">
                            <w:pPr>
                              <w:pStyle w:val="Caption"/>
                              <w:jc w:val="center"/>
                              <w:rPr>
                                <w:noProof/>
                                <w:color w:val="111111"/>
                                <w:szCs w:val="22"/>
                              </w:rPr>
                            </w:pPr>
                            <w:bookmarkStart w:id="74" w:name="_Toc197605857"/>
                            <w:r>
                              <w:t xml:space="preserve">Figure </w:t>
                            </w:r>
                            <w:fldSimple w:instr=" SEQ Figure \* ARABIC ">
                              <w:r w:rsidR="008E2B32">
                                <w:rPr>
                                  <w:noProof/>
                                </w:rPr>
                                <w:t>15</w:t>
                              </w:r>
                            </w:fldSimple>
                            <w:r>
                              <w:t>: Result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6FE6D" id="_x0000_s1035" type="#_x0000_t202" style="position:absolute;left:0;text-align:left;margin-left:-19.5pt;margin-top:84.05pt;width:49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" stroked="f">
                <v:textbox style="mso-fit-shape-to-text:t" inset="0,0,0,0">
                  <w:txbxContent>
                    <w:p w14:paraId="281C151A" w14:textId="2DFC6553" w:rsidR="00C57125" w:rsidRPr="00A47607" w:rsidRDefault="00C57125" w:rsidP="00C57125">
                      <w:pPr>
                        <w:pStyle w:val="Caption"/>
                        <w:jc w:val="center"/>
                        <w:rPr>
                          <w:noProof/>
                          <w:color w:val="111111"/>
                          <w:szCs w:val="22"/>
                        </w:rPr>
                      </w:pPr>
                      <w:bookmarkStart w:id="75" w:name="_Toc197605857"/>
                      <w:r>
                        <w:t xml:space="preserve">Figure </w:t>
                      </w:r>
                      <w:fldSimple w:instr=" SEQ Figure \* ARABIC ">
                        <w:r w:rsidR="008E2B32">
                          <w:rPr>
                            <w:noProof/>
                          </w:rPr>
                          <w:t>15</w:t>
                        </w:r>
                      </w:fldSimple>
                      <w:r>
                        <w:t>: Result</w:t>
                      </w:r>
                      <w:bookmarkEnd w:id="75"/>
                    </w:p>
                  </w:txbxContent>
                </v:textbox>
                <w10:wrap type="square"/>
              </v:shape>
            </w:pict>
          </mc:Fallback>
        </mc:AlternateContent>
      </w:r>
    </w:p>
    <w:p w14:paraId="79483477" w14:textId="1FE1421A" w:rsidR="00C57125" w:rsidRDefault="00C57125" w:rsidP="00E27D8D">
      <w:pPr>
        <w:ind w:right="567"/>
      </w:pPr>
    </w:p>
    <w:p w14:paraId="5C31D296" w14:textId="6DDAD5BD" w:rsidR="00C57125" w:rsidRDefault="00C57125" w:rsidP="00E27D8D">
      <w:pPr>
        <w:ind w:right="567"/>
      </w:pPr>
    </w:p>
    <w:p w14:paraId="39CD5B50" w14:textId="1EF00A49" w:rsidR="00C57125" w:rsidRDefault="00C57125" w:rsidP="00E27D8D">
      <w:pPr>
        <w:spacing w:line="259" w:lineRule="auto"/>
        <w:ind w:right="567"/>
        <w:jc w:val="left"/>
      </w:pPr>
      <w:r>
        <w:br w:type="page"/>
      </w:r>
    </w:p>
    <w:p w14:paraId="7F819250" w14:textId="7508E461" w:rsidR="00C57125" w:rsidRDefault="00C57125" w:rsidP="00E27D8D">
      <w:pPr>
        <w:pStyle w:val="Heading3"/>
        <w:ind w:left="1134" w:right="567" w:hanging="1134"/>
        <w:rPr>
          <w:rFonts w:ascii="Times New Roman" w:hAnsi="Times New Roman"/>
        </w:rPr>
      </w:pPr>
      <w:bookmarkStart w:id="76" w:name="_Toc197605976"/>
      <w:r>
        <w:rPr>
          <w:rFonts w:ascii="Times New Roman" w:hAnsi="Times New Roman"/>
          <w:color w:val="111111"/>
        </w:rPr>
        <w:lastRenderedPageBreak/>
        <w:t xml:space="preserve">Test case </w:t>
      </w:r>
      <w:r w:rsidR="00526531">
        <w:rPr>
          <w:rFonts w:ascii="Times New Roman" w:hAnsi="Times New Roman"/>
          <w:color w:val="111111"/>
        </w:rPr>
        <w:t>06:</w:t>
      </w:r>
      <w:bookmarkEnd w:id="76"/>
    </w:p>
    <w:p w14:paraId="28D703F8" w14:textId="298FD1E9" w:rsidR="00C57125" w:rsidRDefault="00C57125" w:rsidP="00E27D8D">
      <w:pPr>
        <w:pStyle w:val="Standard"/>
        <w:ind w:right="567" w:hanging="1134"/>
        <w:rPr>
          <w:szCs w:val="24"/>
        </w:rPr>
      </w:pPr>
      <w:r>
        <w:rPr>
          <w:color w:val="111111"/>
          <w:szCs w:val="24"/>
        </w:rPr>
        <w:t xml:space="preserve">                    An employee deliberately sends an email containing encoded text that is obfuscated with “</w:t>
      </w:r>
      <w:hyperlink r:id="rId31">
        <w:r>
          <w:rPr>
            <w:rStyle w:val="Hyperlink"/>
            <w:color w:val="111111"/>
            <w:szCs w:val="24"/>
          </w:rPr>
          <w:t>p@ssw0rd</w:t>
        </w:r>
      </w:hyperlink>
      <w:r>
        <w:rPr>
          <w:color w:val="111111"/>
          <w:szCs w:val="24"/>
        </w:rPr>
        <w:t>” that seems to be the login credential for some account. This is done to evade normal email content analysis and detection.</w:t>
      </w:r>
    </w:p>
    <w:p w14:paraId="5BC01324" w14:textId="5EFFE384" w:rsidR="00C57125" w:rsidRDefault="00C57125" w:rsidP="00E27D8D">
      <w:pPr>
        <w:pStyle w:val="Standard"/>
        <w:ind w:right="567" w:hanging="1134"/>
        <w:jc w:val="center"/>
        <w:rPr>
          <w:szCs w:val="24"/>
        </w:rPr>
      </w:pPr>
      <w:r>
        <w:rPr>
          <w:color w:val="111111"/>
          <w:szCs w:val="24"/>
        </w:rPr>
        <w:t xml:space="preserve">Expected </w:t>
      </w:r>
      <w:r w:rsidR="00526531">
        <w:rPr>
          <w:color w:val="111111"/>
          <w:szCs w:val="24"/>
        </w:rPr>
        <w:t>Outcome:</w:t>
      </w:r>
      <w:r>
        <w:rPr>
          <w:color w:val="111111"/>
          <w:szCs w:val="24"/>
        </w:rPr>
        <w:t xml:space="preserve"> Severity – Medium, Intention – Intentional</w:t>
      </w:r>
    </w:p>
    <w:p w14:paraId="72AB21F1" w14:textId="7ADB6E26" w:rsidR="00C57125" w:rsidRDefault="00C57125" w:rsidP="00E27D8D">
      <w:pPr>
        <w:pStyle w:val="Standard"/>
        <w:ind w:right="567" w:hanging="1134"/>
        <w:jc w:val="center"/>
        <w:rPr>
          <w:szCs w:val="24"/>
        </w:rPr>
      </w:pPr>
      <w:r>
        <w:rPr>
          <w:color w:val="111111"/>
          <w:szCs w:val="24"/>
        </w:rPr>
        <w:t xml:space="preserve">Actual </w:t>
      </w:r>
      <w:r w:rsidR="00526531">
        <w:rPr>
          <w:color w:val="111111"/>
          <w:szCs w:val="24"/>
        </w:rPr>
        <w:t>Outcome:</w:t>
      </w:r>
      <w:r>
        <w:rPr>
          <w:color w:val="111111"/>
          <w:szCs w:val="24"/>
        </w:rPr>
        <w:t xml:space="preserve"> Severity – Medium, Intention - Intentional</w:t>
      </w:r>
    </w:p>
    <w:p w14:paraId="79C745B1" w14:textId="39E0822B" w:rsidR="00C57125" w:rsidRDefault="00F06043" w:rsidP="00E27D8D">
      <w:pPr>
        <w:spacing w:line="259" w:lineRule="auto"/>
        <w:ind w:right="567"/>
        <w:jc w:val="left"/>
      </w:pPr>
      <w:ins w:id="77" w:author="Disha Sharma" w:date="2025-05-08T12:35:00Z" w16du:dateUtc="2025-05-08T07:05:00Z">
        <w:r>
          <w:rPr>
            <w:noProof/>
          </w:rPr>
          <mc:AlternateContent>
            <mc:Choice Requires="wps">
              <w:drawing>
                <wp:anchor distT="0" distB="0" distL="114300" distR="114300" simplePos="0" relativeHeight="251707392" behindDoc="0" locked="0" layoutInCell="1" allowOverlap="1" wp14:anchorId="0705B4BC" wp14:editId="26A00442">
                  <wp:simplePos x="0" y="0"/>
                  <wp:positionH relativeFrom="column">
                    <wp:posOffset>-139065</wp:posOffset>
                  </wp:positionH>
                  <wp:positionV relativeFrom="paragraph">
                    <wp:posOffset>6296660</wp:posOffset>
                  </wp:positionV>
                  <wp:extent cx="6299835" cy="635"/>
                  <wp:effectExtent l="0" t="0" r="0" b="0"/>
                  <wp:wrapSquare wrapText="bothSides"/>
                  <wp:docPr id="1223399785"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66299931" w14:textId="4BD4CE1E" w:rsidR="00F06043" w:rsidRPr="00CD02D5" w:rsidRDefault="00CD02D5">
                              <w:pPr>
                                <w:pStyle w:val="Caption"/>
                                <w:jc w:val="center"/>
                                <w:rPr>
                                  <w:noProof/>
                                  <w:color w:val="000000" w:themeColor="text1"/>
                                </w:rPr>
                                <w:pPrChange w:id="78" w:author="Disha Sharma" w:date="2025-05-08T12:35:00Z" w16du:dateUtc="2025-05-08T07:05:00Z">
                                  <w:pPr>
                                    <w:spacing w:line="259" w:lineRule="auto"/>
                                  </w:pPr>
                                </w:pPrChange>
                              </w:pP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5B4BC" id="_x0000_s1036" type="#_x0000_t202" style="position:absolute;margin-left:-10.95pt;margin-top:495.8pt;width:496.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rF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" stroked="f">
                  <v:textbox style="mso-fit-shape-to-text:t" inset="0,0,0,0">
                    <w:txbxContent>
                      <w:p w14:paraId="66299931" w14:textId="4BD4CE1E" w:rsidR="00F06043" w:rsidRPr="00CD02D5" w:rsidRDefault="00CD02D5">
                        <w:pPr>
                          <w:pStyle w:val="Caption"/>
                          <w:jc w:val="center"/>
                          <w:rPr>
                            <w:noProof/>
                            <w:color w:val="000000" w:themeColor="text1"/>
                          </w:rPr>
                          <w:pPrChange w:id="79" w:author="Disha Sharma" w:date="2025-05-08T12:35:00Z" w16du:dateUtc="2025-05-08T07:05:00Z">
                            <w:pPr>
                              <w:spacing w:line="259" w:lineRule="auto"/>
                            </w:pPr>
                          </w:pPrChange>
                        </w:pPr>
                        <w:r>
                          <w:rPr>
                            <w:color w:val="000000" w:themeColor="text1"/>
                          </w:rPr>
                          <w:t>`</w:t>
                        </w:r>
                      </w:p>
                    </w:txbxContent>
                  </v:textbox>
                  <w10:wrap type="square"/>
                </v:shape>
              </w:pict>
            </mc:Fallback>
          </mc:AlternateContent>
        </w:r>
      </w:ins>
      <w:r w:rsidR="00EF130A">
        <w:rPr>
          <w:noProof/>
        </w:rPr>
        <mc:AlternateContent>
          <mc:Choice Requires="wps">
            <w:drawing>
              <wp:anchor distT="0" distB="0" distL="114300" distR="114300" simplePos="0" relativeHeight="251758592" behindDoc="0" locked="0" layoutInCell="1" allowOverlap="1" wp14:anchorId="74EE8036" wp14:editId="3889BA27">
                <wp:simplePos x="0" y="0"/>
                <wp:positionH relativeFrom="column">
                  <wp:posOffset>-139065</wp:posOffset>
                </wp:positionH>
                <wp:positionV relativeFrom="paragraph">
                  <wp:posOffset>6296660</wp:posOffset>
                </wp:positionV>
                <wp:extent cx="6299835" cy="635"/>
                <wp:effectExtent l="0" t="0" r="0" b="0"/>
                <wp:wrapSquare wrapText="bothSides"/>
                <wp:docPr id="1524507903"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421850CC" w14:textId="77AEA6C7" w:rsidR="00EF130A" w:rsidRPr="00A90470" w:rsidRDefault="00EF130A" w:rsidP="00EF130A">
                            <w:pPr>
                              <w:pStyle w:val="Caption"/>
                              <w:jc w:val="center"/>
                              <w:rPr>
                                <w:noProof/>
                                <w:szCs w:val="22"/>
                              </w:rPr>
                            </w:pPr>
                            <w:bookmarkStart w:id="80" w:name="_Toc197605858"/>
                            <w:r>
                              <w:t xml:space="preserve">Figure </w:t>
                            </w:r>
                            <w:fldSimple w:instr=" SEQ Figure \* ARABIC ">
                              <w:r w:rsidR="008E2B32">
                                <w:rPr>
                                  <w:noProof/>
                                </w:rPr>
                                <w:t>16</w:t>
                              </w:r>
                            </w:fldSimple>
                            <w:r>
                              <w:t>: Result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E8036" id="_x0000_s1037" type="#_x0000_t202" style="position:absolute;margin-left:-10.95pt;margin-top:495.8pt;width:49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" stroked="f">
                <v:textbox style="mso-fit-shape-to-text:t" inset="0,0,0,0">
                  <w:txbxContent>
                    <w:p w14:paraId="421850CC" w14:textId="77AEA6C7" w:rsidR="00EF130A" w:rsidRPr="00A90470" w:rsidRDefault="00EF130A" w:rsidP="00EF130A">
                      <w:pPr>
                        <w:pStyle w:val="Caption"/>
                        <w:jc w:val="center"/>
                        <w:rPr>
                          <w:noProof/>
                          <w:szCs w:val="22"/>
                        </w:rPr>
                      </w:pPr>
                      <w:bookmarkStart w:id="81" w:name="_Toc197605858"/>
                      <w:r>
                        <w:t xml:space="preserve">Figure </w:t>
                      </w:r>
                      <w:fldSimple w:instr=" SEQ Figure \* ARABIC ">
                        <w:r w:rsidR="008E2B32">
                          <w:rPr>
                            <w:noProof/>
                          </w:rPr>
                          <w:t>16</w:t>
                        </w:r>
                      </w:fldSimple>
                      <w:r>
                        <w:t>: Result</w:t>
                      </w:r>
                      <w:bookmarkEnd w:id="81"/>
                    </w:p>
                  </w:txbxContent>
                </v:textbox>
                <w10:wrap type="square"/>
              </v:shape>
            </w:pict>
          </mc:Fallback>
        </mc:AlternateContent>
      </w:r>
      <w:r w:rsidR="00C57125">
        <w:rPr>
          <w:noProof/>
          <w:color w:val="111111"/>
        </w:rPr>
        <w:drawing>
          <wp:anchor distT="0" distB="0" distL="0" distR="0" simplePos="0" relativeHeight="251703296" behindDoc="0" locked="0" layoutInCell="0" allowOverlap="1" wp14:anchorId="7436BBA3" wp14:editId="124393AC">
            <wp:simplePos x="0" y="0"/>
            <wp:positionH relativeFrom="column">
              <wp:posOffset>-139065</wp:posOffset>
            </wp:positionH>
            <wp:positionV relativeFrom="paragraph">
              <wp:posOffset>5178425</wp:posOffset>
            </wp:positionV>
            <wp:extent cx="6299835" cy="1061085"/>
            <wp:effectExtent l="0" t="0" r="0" b="0"/>
            <wp:wrapSquare wrapText="largest"/>
            <wp:docPr id="27"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pic:cNvPicPr>
                      <a:picLocks noChangeAspect="1" noChangeArrowheads="1"/>
                    </pic:cNvPicPr>
                  </pic:nvPicPr>
                  <pic:blipFill>
                    <a:blip r:embed="rId32"/>
                    <a:stretch>
                      <a:fillRect/>
                    </a:stretch>
                  </pic:blipFill>
                  <pic:spPr bwMode="auto">
                    <a:xfrm>
                      <a:off x="0" y="0"/>
                      <a:ext cx="6299835" cy="1061085"/>
                    </a:xfrm>
                    <a:prstGeom prst="rect">
                      <a:avLst/>
                    </a:prstGeom>
                    <a:noFill/>
                  </pic:spPr>
                </pic:pic>
              </a:graphicData>
            </a:graphic>
          </wp:anchor>
        </w:drawing>
      </w:r>
      <w:r w:rsidR="00EF130A">
        <w:rPr>
          <w:noProof/>
        </w:rPr>
        <mc:AlternateContent>
          <mc:Choice Requires="wps">
            <w:drawing>
              <wp:anchor distT="0" distB="0" distL="114300" distR="114300" simplePos="0" relativeHeight="251756544" behindDoc="0" locked="0" layoutInCell="1" allowOverlap="1" wp14:anchorId="05F24D85" wp14:editId="7E5A46E3">
                <wp:simplePos x="0" y="0"/>
                <wp:positionH relativeFrom="column">
                  <wp:posOffset>1022985</wp:posOffset>
                </wp:positionH>
                <wp:positionV relativeFrom="paragraph">
                  <wp:posOffset>3971290</wp:posOffset>
                </wp:positionV>
                <wp:extent cx="3723005" cy="635"/>
                <wp:effectExtent l="0" t="0" r="0" b="0"/>
                <wp:wrapSquare wrapText="bothSides"/>
                <wp:docPr id="794819385" name="Text Box 1"/>
                <wp:cNvGraphicFramePr/>
                <a:graphic xmlns:a="http://schemas.openxmlformats.org/drawingml/2006/main">
                  <a:graphicData uri="http://schemas.microsoft.com/office/word/2010/wordprocessingShape">
                    <wps:wsp>
                      <wps:cNvSpPr txBox="1"/>
                      <wps:spPr>
                        <a:xfrm>
                          <a:off x="0" y="0"/>
                          <a:ext cx="3723005" cy="635"/>
                        </a:xfrm>
                        <a:prstGeom prst="rect">
                          <a:avLst/>
                        </a:prstGeom>
                        <a:solidFill>
                          <a:prstClr val="white"/>
                        </a:solidFill>
                        <a:ln>
                          <a:noFill/>
                        </a:ln>
                      </wps:spPr>
                      <wps:txbx>
                        <w:txbxContent>
                          <w:p w14:paraId="32166620" w14:textId="3CF58690" w:rsidR="00EF130A" w:rsidRPr="00FF033F" w:rsidRDefault="00EF130A" w:rsidP="00EF130A">
                            <w:pPr>
                              <w:pStyle w:val="Caption"/>
                              <w:jc w:val="center"/>
                              <w:rPr>
                                <w:noProof/>
                                <w:szCs w:val="22"/>
                              </w:rPr>
                            </w:pPr>
                            <w:bookmarkStart w:id="82" w:name="_Toc197605859"/>
                            <w:r>
                              <w:t xml:space="preserve">Figure </w:t>
                            </w:r>
                            <w:fldSimple w:instr=" SEQ Figure \* ARABIC ">
                              <w:r w:rsidR="008E2B32">
                                <w:rPr>
                                  <w:noProof/>
                                </w:rPr>
                                <w:t>17</w:t>
                              </w:r>
                            </w:fldSimple>
                            <w:r>
                              <w:t xml:space="preserve">: </w:t>
                            </w:r>
                            <w:r w:rsidRPr="00777000">
                              <w:t>Obfuscated Email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24D85" id="_x0000_s1038" type="#_x0000_t202" style="position:absolute;margin-left:80.55pt;margin-top:312.7pt;width:293.1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" stroked="f">
                <v:textbox style="mso-fit-shape-to-text:t" inset="0,0,0,0">
                  <w:txbxContent>
                    <w:p w14:paraId="32166620" w14:textId="3CF58690" w:rsidR="00EF130A" w:rsidRPr="00FF033F" w:rsidRDefault="00EF130A" w:rsidP="00EF130A">
                      <w:pPr>
                        <w:pStyle w:val="Caption"/>
                        <w:jc w:val="center"/>
                        <w:rPr>
                          <w:noProof/>
                          <w:szCs w:val="22"/>
                        </w:rPr>
                      </w:pPr>
                      <w:bookmarkStart w:id="83" w:name="_Toc197605859"/>
                      <w:r>
                        <w:t xml:space="preserve">Figure </w:t>
                      </w:r>
                      <w:fldSimple w:instr=" SEQ Figure \* ARABIC ">
                        <w:r w:rsidR="008E2B32">
                          <w:rPr>
                            <w:noProof/>
                          </w:rPr>
                          <w:t>17</w:t>
                        </w:r>
                      </w:fldSimple>
                      <w:r>
                        <w:t xml:space="preserve">: </w:t>
                      </w:r>
                      <w:r w:rsidRPr="00777000">
                        <w:t>Obfuscated Email</w:t>
                      </w:r>
                      <w:bookmarkEnd w:id="83"/>
                    </w:p>
                  </w:txbxContent>
                </v:textbox>
                <w10:wrap type="square"/>
              </v:shape>
            </w:pict>
          </mc:Fallback>
        </mc:AlternateContent>
      </w:r>
      <w:r w:rsidR="00C57125">
        <w:rPr>
          <w:noProof/>
          <w:color w:val="111111"/>
        </w:rPr>
        <w:drawing>
          <wp:anchor distT="0" distB="0" distL="0" distR="0" simplePos="0" relativeHeight="251702272" behindDoc="0" locked="0" layoutInCell="0" allowOverlap="1" wp14:anchorId="3396F7D9" wp14:editId="2C821E10">
            <wp:simplePos x="0" y="0"/>
            <wp:positionH relativeFrom="column">
              <wp:posOffset>1022985</wp:posOffset>
            </wp:positionH>
            <wp:positionV relativeFrom="paragraph">
              <wp:posOffset>130175</wp:posOffset>
            </wp:positionV>
            <wp:extent cx="3723005" cy="3783965"/>
            <wp:effectExtent l="0" t="0" r="0" b="0"/>
            <wp:wrapSquare wrapText="largest"/>
            <wp:docPr id="2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pic:cNvPicPr>
                      <a:picLocks noChangeAspect="1" noChangeArrowheads="1"/>
                    </pic:cNvPicPr>
                  </pic:nvPicPr>
                  <pic:blipFill>
                    <a:blip r:embed="rId33"/>
                    <a:stretch>
                      <a:fillRect/>
                    </a:stretch>
                  </pic:blipFill>
                  <pic:spPr bwMode="auto">
                    <a:xfrm>
                      <a:off x="0" y="0"/>
                      <a:ext cx="3723005" cy="3783965"/>
                    </a:xfrm>
                    <a:prstGeom prst="rect">
                      <a:avLst/>
                    </a:prstGeom>
                    <a:noFill/>
                  </pic:spPr>
                </pic:pic>
              </a:graphicData>
            </a:graphic>
          </wp:anchor>
        </w:drawing>
      </w:r>
      <w:r w:rsidR="00C57125">
        <w:br w:type="page"/>
      </w:r>
    </w:p>
    <w:p w14:paraId="50DF2056" w14:textId="1C8F6854" w:rsidR="00CD02D5" w:rsidRDefault="00CD02D5" w:rsidP="00E27D8D">
      <w:pPr>
        <w:pStyle w:val="Heading3"/>
        <w:ind w:left="1134" w:right="567" w:hanging="1134"/>
        <w:rPr>
          <w:rFonts w:ascii="Times New Roman" w:hAnsi="Times New Roman"/>
        </w:rPr>
      </w:pPr>
      <w:bookmarkStart w:id="84" w:name="_Toc197605977"/>
      <w:bookmarkStart w:id="85" w:name="_Hlk197600003"/>
      <w:r>
        <w:rPr>
          <w:rFonts w:ascii="Times New Roman" w:hAnsi="Times New Roman"/>
          <w:color w:val="111111"/>
        </w:rPr>
        <w:lastRenderedPageBreak/>
        <w:t xml:space="preserve">Test case </w:t>
      </w:r>
      <w:r w:rsidR="00526531">
        <w:rPr>
          <w:rFonts w:ascii="Times New Roman" w:hAnsi="Times New Roman"/>
          <w:color w:val="111111"/>
        </w:rPr>
        <w:t>07:</w:t>
      </w:r>
      <w:bookmarkEnd w:id="84"/>
    </w:p>
    <w:p w14:paraId="1AE861F4" w14:textId="77777777" w:rsidR="00CD02D5" w:rsidRDefault="00CD02D5" w:rsidP="00E27D8D">
      <w:pPr>
        <w:pStyle w:val="Standard"/>
        <w:ind w:right="567" w:hanging="1134"/>
        <w:rPr>
          <w:szCs w:val="24"/>
        </w:rPr>
      </w:pPr>
      <w:r>
        <w:rPr>
          <w:color w:val="111111"/>
          <w:szCs w:val="24"/>
        </w:rPr>
        <w:t xml:space="preserve">                    An employee sends a normal email to various other employees detailing the schedule and venue for the organization’s next weekly meeting along with a normal (not flagged) attachment.</w:t>
      </w:r>
    </w:p>
    <w:p w14:paraId="600297E5" w14:textId="0CC21855" w:rsidR="00CD02D5" w:rsidRDefault="00CD02D5" w:rsidP="00E27D8D">
      <w:pPr>
        <w:pStyle w:val="Standard"/>
        <w:ind w:right="567" w:hanging="1134"/>
        <w:jc w:val="center"/>
        <w:rPr>
          <w:szCs w:val="24"/>
        </w:rPr>
      </w:pPr>
      <w:r>
        <w:rPr>
          <w:color w:val="111111"/>
          <w:szCs w:val="24"/>
        </w:rPr>
        <w:t xml:space="preserve">Expected </w:t>
      </w:r>
      <w:r w:rsidR="00526531">
        <w:rPr>
          <w:color w:val="111111"/>
          <w:szCs w:val="24"/>
        </w:rPr>
        <w:t>Outcome:</w:t>
      </w:r>
      <w:r>
        <w:rPr>
          <w:color w:val="111111"/>
          <w:szCs w:val="24"/>
        </w:rPr>
        <w:t xml:space="preserve"> Severity – Low, Intention – Normal</w:t>
      </w:r>
    </w:p>
    <w:p w14:paraId="5E8A0641" w14:textId="6384695A" w:rsidR="00CD02D5" w:rsidRDefault="00CD02D5" w:rsidP="00E27D8D">
      <w:pPr>
        <w:pStyle w:val="Standard"/>
        <w:ind w:right="567" w:hanging="1134"/>
        <w:jc w:val="center"/>
        <w:rPr>
          <w:szCs w:val="24"/>
        </w:rPr>
      </w:pPr>
      <w:r>
        <w:rPr>
          <w:color w:val="111111"/>
          <w:szCs w:val="24"/>
        </w:rPr>
        <w:t xml:space="preserve">Actual </w:t>
      </w:r>
      <w:r w:rsidR="00526531">
        <w:rPr>
          <w:color w:val="111111"/>
          <w:szCs w:val="24"/>
        </w:rPr>
        <w:t>Outcome:</w:t>
      </w:r>
      <w:r>
        <w:rPr>
          <w:color w:val="111111"/>
          <w:szCs w:val="24"/>
        </w:rPr>
        <w:t xml:space="preserve"> Severity – Low, Intention - Normal</w:t>
      </w:r>
    </w:p>
    <w:p w14:paraId="6C92CE24" w14:textId="6F0B21DE" w:rsidR="00F06043" w:rsidRDefault="00EF130A">
      <w:pPr>
        <w:pStyle w:val="Standard"/>
        <w:ind w:right="567" w:hanging="1134"/>
        <w:jc w:val="center"/>
        <w:rPr>
          <w:ins w:id="86" w:author="Disha Sharma" w:date="2025-05-08T12:35:00Z" w16du:dateUtc="2025-05-08T07:05:00Z"/>
          <w:szCs w:val="24"/>
        </w:rPr>
        <w:pPrChange w:id="87" w:author="Disha Sharma" w:date="2025-05-08T12:36:00Z" w16du:dateUtc="2025-05-08T07:06:00Z">
          <w:pPr>
            <w:pStyle w:val="Standard"/>
            <w:ind w:hanging="1134"/>
          </w:pPr>
        </w:pPrChange>
      </w:pPr>
      <w:r>
        <w:rPr>
          <w:noProof/>
        </w:rPr>
        <mc:AlternateContent>
          <mc:Choice Requires="wps">
            <w:drawing>
              <wp:anchor distT="0" distB="0" distL="114300" distR="114300" simplePos="0" relativeHeight="251760640" behindDoc="0" locked="0" layoutInCell="1" allowOverlap="1" wp14:anchorId="191F223C" wp14:editId="64C11229">
                <wp:simplePos x="0" y="0"/>
                <wp:positionH relativeFrom="column">
                  <wp:posOffset>720725</wp:posOffset>
                </wp:positionH>
                <wp:positionV relativeFrom="paragraph">
                  <wp:posOffset>4286250</wp:posOffset>
                </wp:positionV>
                <wp:extent cx="3990975" cy="635"/>
                <wp:effectExtent l="0" t="0" r="0" b="0"/>
                <wp:wrapSquare wrapText="bothSides"/>
                <wp:docPr id="1798836492"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F4A4378" w14:textId="697D5F75" w:rsidR="00EF130A" w:rsidRPr="00327F0D" w:rsidRDefault="00EF130A" w:rsidP="00EF130A">
                            <w:pPr>
                              <w:pStyle w:val="Caption"/>
                              <w:jc w:val="center"/>
                              <w:rPr>
                                <w:rFonts w:eastAsia="Times New Roman" w:cs="Times New Roman"/>
                                <w:noProof/>
                                <w:szCs w:val="22"/>
                              </w:rPr>
                            </w:pPr>
                            <w:bookmarkStart w:id="88" w:name="_Toc197605860"/>
                            <w:r>
                              <w:t xml:space="preserve">Figure </w:t>
                            </w:r>
                            <w:fldSimple w:instr=" SEQ Figure \* ARABIC ">
                              <w:r w:rsidR="008E2B32">
                                <w:rPr>
                                  <w:noProof/>
                                </w:rPr>
                                <w:t>18</w:t>
                              </w:r>
                            </w:fldSimple>
                            <w:r>
                              <w:t>: Normal Email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F223C" id="_x0000_s1039" type="#_x0000_t202" style="position:absolute;left:0;text-align:left;margin-left:56.75pt;margin-top:337.5pt;width:314.2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lGw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nM6m41nH285kxS7m97G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" stroked="f">
                <v:textbox style="mso-fit-shape-to-text:t" inset="0,0,0,0">
                  <w:txbxContent>
                    <w:p w14:paraId="4F4A4378" w14:textId="697D5F75" w:rsidR="00EF130A" w:rsidRPr="00327F0D" w:rsidRDefault="00EF130A" w:rsidP="00EF130A">
                      <w:pPr>
                        <w:pStyle w:val="Caption"/>
                        <w:jc w:val="center"/>
                        <w:rPr>
                          <w:rFonts w:eastAsia="Times New Roman" w:cs="Times New Roman"/>
                          <w:noProof/>
                          <w:szCs w:val="22"/>
                        </w:rPr>
                      </w:pPr>
                      <w:bookmarkStart w:id="89" w:name="_Toc197605860"/>
                      <w:r>
                        <w:t xml:space="preserve">Figure </w:t>
                      </w:r>
                      <w:fldSimple w:instr=" SEQ Figure \* ARABIC ">
                        <w:r w:rsidR="008E2B32">
                          <w:rPr>
                            <w:noProof/>
                          </w:rPr>
                          <w:t>18</w:t>
                        </w:r>
                      </w:fldSimple>
                      <w:r>
                        <w:t>: Normal Email</w:t>
                      </w:r>
                      <w:bookmarkEnd w:id="89"/>
                    </w:p>
                  </w:txbxContent>
                </v:textbox>
                <w10:wrap type="square"/>
              </v:shape>
            </w:pict>
          </mc:Fallback>
        </mc:AlternateContent>
      </w:r>
      <w:ins w:id="90" w:author="Disha Sharma" w:date="2025-05-08T12:37:00Z" w16du:dateUtc="2025-05-08T07:07:00Z">
        <w:r w:rsidR="00F06043">
          <w:rPr>
            <w:noProof/>
          </w:rPr>
          <w:drawing>
            <wp:anchor distT="0" distB="0" distL="0" distR="0" simplePos="0" relativeHeight="251709440" behindDoc="0" locked="0" layoutInCell="0" allowOverlap="1" wp14:anchorId="17A8D64A" wp14:editId="08DA4AE0">
              <wp:simplePos x="0" y="0"/>
              <wp:positionH relativeFrom="column">
                <wp:posOffset>720725</wp:posOffset>
              </wp:positionH>
              <wp:positionV relativeFrom="paragraph">
                <wp:posOffset>158115</wp:posOffset>
              </wp:positionV>
              <wp:extent cx="3990975" cy="4070985"/>
              <wp:effectExtent l="0" t="0" r="9525" b="5715"/>
              <wp:wrapSquare wrapText="largest"/>
              <wp:docPr id="2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pic:cNvPicPr>
                        <a:picLocks noChangeAspect="1" noChangeArrowheads="1"/>
                      </pic:cNvPicPr>
                    </pic:nvPicPr>
                    <pic:blipFill>
                      <a:blip r:embed="rId34"/>
                      <a:stretch>
                        <a:fillRect/>
                      </a:stretch>
                    </pic:blipFill>
                    <pic:spPr bwMode="auto">
                      <a:xfrm>
                        <a:off x="0" y="0"/>
                        <a:ext cx="3990975" cy="4070985"/>
                      </a:xfrm>
                      <a:prstGeom prst="rect">
                        <a:avLst/>
                      </a:prstGeom>
                      <a:noFill/>
                    </pic:spPr>
                  </pic:pic>
                </a:graphicData>
              </a:graphic>
            </wp:anchor>
          </w:drawing>
        </w:r>
      </w:ins>
    </w:p>
    <w:bookmarkEnd w:id="85"/>
    <w:p w14:paraId="218ECEA8" w14:textId="197E29DE" w:rsidR="00C57125" w:rsidRDefault="00C57125" w:rsidP="00E27D8D">
      <w:pPr>
        <w:ind w:right="567"/>
        <w:rPr>
          <w:ins w:id="91" w:author="Disha Sharma" w:date="2025-05-08T12:37:00Z" w16du:dateUtc="2025-05-08T07:07:00Z"/>
        </w:rPr>
      </w:pPr>
    </w:p>
    <w:p w14:paraId="76346EAE" w14:textId="3305223E" w:rsidR="00F06043" w:rsidRDefault="00EF130A">
      <w:pPr>
        <w:spacing w:line="259" w:lineRule="auto"/>
        <w:ind w:right="567"/>
        <w:jc w:val="left"/>
        <w:rPr>
          <w:ins w:id="92" w:author="Disha Sharma" w:date="2025-05-08T12:39:00Z" w16du:dateUtc="2025-05-08T07:09:00Z"/>
        </w:rPr>
        <w:pPrChange w:id="93" w:author="Disha Sharma" w:date="2025-05-08T12:40:00Z" w16du:dateUtc="2025-05-08T07:10:00Z">
          <w:pPr>
            <w:spacing w:line="259" w:lineRule="auto"/>
            <w:jc w:val="left"/>
          </w:pPr>
        </w:pPrChange>
      </w:pPr>
      <w:r>
        <w:rPr>
          <w:noProof/>
        </w:rPr>
        <mc:AlternateContent>
          <mc:Choice Requires="wps">
            <w:drawing>
              <wp:anchor distT="0" distB="0" distL="114300" distR="114300" simplePos="0" relativeHeight="251762688" behindDoc="0" locked="0" layoutInCell="1" allowOverlap="1" wp14:anchorId="2883BB4B" wp14:editId="7F402F43">
                <wp:simplePos x="0" y="0"/>
                <wp:positionH relativeFrom="column">
                  <wp:posOffset>48895</wp:posOffset>
                </wp:positionH>
                <wp:positionV relativeFrom="paragraph">
                  <wp:posOffset>6021705</wp:posOffset>
                </wp:positionV>
                <wp:extent cx="5704840" cy="635"/>
                <wp:effectExtent l="0" t="0" r="0" b="0"/>
                <wp:wrapSquare wrapText="bothSides"/>
                <wp:docPr id="1024369956" name="Text Box 1"/>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28674A33" w14:textId="2E64DD3C" w:rsidR="00EF130A" w:rsidRPr="00F34848" w:rsidRDefault="00EF130A" w:rsidP="00EF130A">
                            <w:pPr>
                              <w:pStyle w:val="Caption"/>
                              <w:jc w:val="center"/>
                              <w:rPr>
                                <w:noProof/>
                                <w:color w:val="111111"/>
                                <w:szCs w:val="22"/>
                              </w:rPr>
                            </w:pPr>
                            <w:bookmarkStart w:id="94" w:name="_Toc197605861"/>
                            <w:r>
                              <w:t xml:space="preserve">Figure </w:t>
                            </w:r>
                            <w:fldSimple w:instr=" SEQ Figure \* ARABIC ">
                              <w:r w:rsidR="008E2B32">
                                <w:rPr>
                                  <w:noProof/>
                                </w:rPr>
                                <w:t>19</w:t>
                              </w:r>
                            </w:fldSimple>
                            <w:r>
                              <w:t>: Result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3BB4B" id="_x0000_s1040" type="#_x0000_t202" style="position:absolute;margin-left:3.85pt;margin-top:474.15pt;width:449.2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DAoGgIAAEAEAAAOAAAAZHJzL2Uyb0RvYy54bWysU8Fu2zAMvQ/YPwi6L066tC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Lz+NJ3fzikkKXbz8T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" stroked="f">
                <v:textbox style="mso-fit-shape-to-text:t" inset="0,0,0,0">
                  <w:txbxContent>
                    <w:p w14:paraId="28674A33" w14:textId="2E64DD3C" w:rsidR="00EF130A" w:rsidRPr="00F34848" w:rsidRDefault="00EF130A" w:rsidP="00EF130A">
                      <w:pPr>
                        <w:pStyle w:val="Caption"/>
                        <w:jc w:val="center"/>
                        <w:rPr>
                          <w:noProof/>
                          <w:color w:val="111111"/>
                          <w:szCs w:val="22"/>
                        </w:rPr>
                      </w:pPr>
                      <w:bookmarkStart w:id="95" w:name="_Toc197605861"/>
                      <w:r>
                        <w:t xml:space="preserve">Figure </w:t>
                      </w:r>
                      <w:fldSimple w:instr=" SEQ Figure \* ARABIC ">
                        <w:r w:rsidR="008E2B32">
                          <w:rPr>
                            <w:noProof/>
                          </w:rPr>
                          <w:t>19</w:t>
                        </w:r>
                      </w:fldSimple>
                      <w:r>
                        <w:t>: Result</w:t>
                      </w:r>
                      <w:bookmarkEnd w:id="95"/>
                    </w:p>
                  </w:txbxContent>
                </v:textbox>
                <w10:wrap type="square"/>
              </v:shape>
            </w:pict>
          </mc:Fallback>
        </mc:AlternateContent>
      </w:r>
      <w:ins w:id="96" w:author="Disha Sharma" w:date="2025-05-08T12:37:00Z" w16du:dateUtc="2025-05-08T07:07:00Z">
        <w:r w:rsidR="00F06043">
          <w:rPr>
            <w:noProof/>
            <w:color w:val="111111"/>
          </w:rPr>
          <w:drawing>
            <wp:anchor distT="0" distB="0" distL="0" distR="0" simplePos="0" relativeHeight="251712512" behindDoc="0" locked="0" layoutInCell="0" allowOverlap="1" wp14:anchorId="43842371" wp14:editId="7B5E670B">
              <wp:simplePos x="0" y="0"/>
              <wp:positionH relativeFrom="column">
                <wp:posOffset>48895</wp:posOffset>
              </wp:positionH>
              <wp:positionV relativeFrom="paragraph">
                <wp:posOffset>4311015</wp:posOffset>
              </wp:positionV>
              <wp:extent cx="5704840" cy="1653540"/>
              <wp:effectExtent l="0" t="0" r="0" b="3810"/>
              <wp:wrapSquare wrapText="largest"/>
              <wp:docPr id="133344538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pic:cNvPicPr>
                        <a:picLocks noChangeAspect="1" noChangeArrowheads="1"/>
                      </pic:cNvPicPr>
                    </pic:nvPicPr>
                    <pic:blipFill>
                      <a:blip r:embed="rId35"/>
                      <a:stretch>
                        <a:fillRect/>
                      </a:stretch>
                    </pic:blipFill>
                    <pic:spPr bwMode="auto">
                      <a:xfrm>
                        <a:off x="0" y="0"/>
                        <a:ext cx="5704840" cy="1653540"/>
                      </a:xfrm>
                      <a:prstGeom prst="rect">
                        <a:avLst/>
                      </a:prstGeom>
                      <a:noFill/>
                    </pic:spPr>
                  </pic:pic>
                </a:graphicData>
              </a:graphic>
              <wp14:sizeRelH relativeFrom="margin">
                <wp14:pctWidth>0</wp14:pctWidth>
              </wp14:sizeRelH>
              <wp14:sizeRelV relativeFrom="margin">
                <wp14:pctHeight>0</wp14:pctHeight>
              </wp14:sizeRelV>
            </wp:anchor>
          </w:drawing>
        </w:r>
        <w:r w:rsidR="00F06043">
          <w:br w:type="page"/>
        </w:r>
      </w:ins>
    </w:p>
    <w:p w14:paraId="36D67F80" w14:textId="67BFA3AD" w:rsidR="00EF130A" w:rsidRDefault="00EF130A" w:rsidP="00E27D8D">
      <w:pPr>
        <w:pStyle w:val="Heading3"/>
        <w:ind w:left="1134" w:right="567" w:hanging="1134"/>
        <w:rPr>
          <w:rFonts w:ascii="Times New Roman" w:hAnsi="Times New Roman"/>
        </w:rPr>
      </w:pPr>
      <w:bookmarkStart w:id="97" w:name="_Toc197605978"/>
      <w:bookmarkStart w:id="98" w:name="_Hlk197600372"/>
      <w:r>
        <w:rPr>
          <w:rFonts w:ascii="Times New Roman" w:hAnsi="Times New Roman"/>
          <w:color w:val="111111"/>
        </w:rPr>
        <w:lastRenderedPageBreak/>
        <w:t xml:space="preserve">Test case </w:t>
      </w:r>
      <w:r w:rsidR="00526531">
        <w:rPr>
          <w:rFonts w:ascii="Times New Roman" w:hAnsi="Times New Roman"/>
          <w:color w:val="111111"/>
        </w:rPr>
        <w:t>08:</w:t>
      </w:r>
      <w:bookmarkEnd w:id="97"/>
    </w:p>
    <w:p w14:paraId="5DE6202C" w14:textId="7FFC9305" w:rsidR="00EF130A" w:rsidRDefault="00EF130A" w:rsidP="00E27D8D">
      <w:pPr>
        <w:pStyle w:val="Standard"/>
        <w:ind w:right="567" w:hanging="1134"/>
        <w:rPr>
          <w:szCs w:val="24"/>
        </w:rPr>
      </w:pPr>
      <w:r>
        <w:rPr>
          <w:color w:val="111111"/>
          <w:szCs w:val="24"/>
        </w:rPr>
        <w:t xml:space="preserve">                    An employee sends a normal attachment (not flagged) to a personal email ID external to the organization. The intent is not explicit, thus if repeated </w:t>
      </w:r>
      <w:r w:rsidR="00526531">
        <w:rPr>
          <w:color w:val="111111"/>
          <w:szCs w:val="24"/>
        </w:rPr>
        <w:t>occurrences</w:t>
      </w:r>
      <w:r>
        <w:rPr>
          <w:color w:val="111111"/>
          <w:szCs w:val="24"/>
        </w:rPr>
        <w:t xml:space="preserve"> take </w:t>
      </w:r>
      <w:r w:rsidR="00526531">
        <w:rPr>
          <w:color w:val="111111"/>
          <w:szCs w:val="24"/>
        </w:rPr>
        <w:t>place,</w:t>
      </w:r>
      <w:r>
        <w:rPr>
          <w:color w:val="111111"/>
          <w:szCs w:val="24"/>
        </w:rPr>
        <w:t xml:space="preserve"> it shall be flagged as intentional.</w:t>
      </w:r>
    </w:p>
    <w:p w14:paraId="606D2D8C" w14:textId="3891DE54" w:rsidR="00EF130A" w:rsidRDefault="00EF130A" w:rsidP="00E27D8D">
      <w:pPr>
        <w:pStyle w:val="Standard"/>
        <w:ind w:right="567" w:hanging="1134"/>
        <w:jc w:val="center"/>
        <w:rPr>
          <w:szCs w:val="24"/>
        </w:rPr>
      </w:pPr>
      <w:r>
        <w:rPr>
          <w:color w:val="111111"/>
          <w:szCs w:val="24"/>
        </w:rPr>
        <w:t xml:space="preserve">Expected </w:t>
      </w:r>
      <w:r w:rsidR="00526531">
        <w:rPr>
          <w:color w:val="111111"/>
          <w:szCs w:val="24"/>
        </w:rPr>
        <w:t>Outcome:</w:t>
      </w:r>
      <w:r>
        <w:rPr>
          <w:color w:val="111111"/>
          <w:szCs w:val="24"/>
        </w:rPr>
        <w:t xml:space="preserve"> Severity – Medium, Intention – Accidental</w:t>
      </w:r>
    </w:p>
    <w:p w14:paraId="57792D79" w14:textId="3CB72034" w:rsidR="00EF130A" w:rsidRDefault="00EF130A" w:rsidP="00E27D8D">
      <w:pPr>
        <w:pStyle w:val="Standard"/>
        <w:ind w:right="567" w:hanging="1134"/>
        <w:jc w:val="center"/>
        <w:rPr>
          <w:szCs w:val="24"/>
        </w:rPr>
      </w:pPr>
      <w:r>
        <w:rPr>
          <w:color w:val="111111"/>
          <w:szCs w:val="24"/>
        </w:rPr>
        <w:t xml:space="preserve">Actual </w:t>
      </w:r>
      <w:r w:rsidR="00526531">
        <w:rPr>
          <w:color w:val="111111"/>
          <w:szCs w:val="24"/>
        </w:rPr>
        <w:t>Outcome:</w:t>
      </w:r>
      <w:r>
        <w:rPr>
          <w:color w:val="111111"/>
          <w:szCs w:val="24"/>
        </w:rPr>
        <w:t xml:space="preserve"> Severity – Medium, Intention - Accidental</w:t>
      </w:r>
    </w:p>
    <w:bookmarkEnd w:id="98"/>
    <w:p w14:paraId="23F92A53" w14:textId="11F9CA67" w:rsidR="00F06043" w:rsidRDefault="00F06043" w:rsidP="00E27D8D">
      <w:pPr>
        <w:pStyle w:val="Standard"/>
        <w:ind w:right="567" w:hanging="1134"/>
        <w:jc w:val="center"/>
        <w:rPr>
          <w:ins w:id="99" w:author="Disha Sharma" w:date="2025-05-08T12:40:00Z" w16du:dateUtc="2025-05-08T07:10:00Z"/>
          <w:color w:val="111111"/>
          <w:szCs w:val="24"/>
        </w:rPr>
      </w:pPr>
    </w:p>
    <w:p w14:paraId="60D1A181" w14:textId="74B8BF2B" w:rsidR="00F06043" w:rsidRDefault="00EF130A">
      <w:pPr>
        <w:pStyle w:val="Standard"/>
        <w:ind w:right="567" w:hanging="1134"/>
        <w:jc w:val="center"/>
        <w:rPr>
          <w:ins w:id="100" w:author="Disha Sharma" w:date="2025-05-08T12:39:00Z" w16du:dateUtc="2025-05-08T07:09:00Z"/>
          <w:szCs w:val="24"/>
        </w:rPr>
        <w:pPrChange w:id="101" w:author="Disha Sharma" w:date="2025-05-08T12:40:00Z" w16du:dateUtc="2025-05-08T07:10:00Z">
          <w:pPr>
            <w:pStyle w:val="Standard"/>
            <w:ind w:hanging="1134"/>
          </w:pPr>
        </w:pPrChange>
      </w:pPr>
      <w:r>
        <w:rPr>
          <w:noProof/>
        </w:rPr>
        <mc:AlternateContent>
          <mc:Choice Requires="wps">
            <w:drawing>
              <wp:anchor distT="0" distB="0" distL="114300" distR="114300" simplePos="0" relativeHeight="251764736" behindDoc="0" locked="0" layoutInCell="1" allowOverlap="1" wp14:anchorId="6E8AB8C7" wp14:editId="25A3980E">
                <wp:simplePos x="0" y="0"/>
                <wp:positionH relativeFrom="column">
                  <wp:posOffset>846455</wp:posOffset>
                </wp:positionH>
                <wp:positionV relativeFrom="paragraph">
                  <wp:posOffset>4461510</wp:posOffset>
                </wp:positionV>
                <wp:extent cx="4050030" cy="635"/>
                <wp:effectExtent l="0" t="0" r="0" b="0"/>
                <wp:wrapSquare wrapText="bothSides"/>
                <wp:docPr id="130866559" name="Text Box 1"/>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0F52C0BD" w14:textId="00B659E3" w:rsidR="00EF130A" w:rsidRPr="00417876" w:rsidRDefault="00EF130A" w:rsidP="00EF130A">
                            <w:pPr>
                              <w:pStyle w:val="Caption"/>
                              <w:jc w:val="center"/>
                              <w:rPr>
                                <w:rFonts w:eastAsia="Times New Roman" w:cs="Times New Roman"/>
                                <w:noProof/>
                                <w:szCs w:val="22"/>
                              </w:rPr>
                            </w:pPr>
                            <w:bookmarkStart w:id="102" w:name="_Toc197605862"/>
                            <w:r>
                              <w:t xml:space="preserve">Figure </w:t>
                            </w:r>
                            <w:fldSimple w:instr=" SEQ Figure \* ARABIC ">
                              <w:r w:rsidR="008E2B32">
                                <w:rPr>
                                  <w:noProof/>
                                </w:rPr>
                                <w:t>20</w:t>
                              </w:r>
                            </w:fldSimple>
                            <w:r>
                              <w:t>: Personal Email Upload</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AB8C7" id="_x0000_s1041" type="#_x0000_t202" style="position:absolute;left:0;text-align:left;margin-left:66.65pt;margin-top:351.3pt;width:318.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2aMGAIAAEAEAAAOAAAAZHJzL2Uyb0RvYy54bWysU8Fu2zAMvQ/YPwi6L3batR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H/CbPrykkKXZ7fR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" stroked="f">
                <v:textbox style="mso-fit-shape-to-text:t" inset="0,0,0,0">
                  <w:txbxContent>
                    <w:p w14:paraId="0F52C0BD" w14:textId="00B659E3" w:rsidR="00EF130A" w:rsidRPr="00417876" w:rsidRDefault="00EF130A" w:rsidP="00EF130A">
                      <w:pPr>
                        <w:pStyle w:val="Caption"/>
                        <w:jc w:val="center"/>
                        <w:rPr>
                          <w:rFonts w:eastAsia="Times New Roman" w:cs="Times New Roman"/>
                          <w:noProof/>
                          <w:szCs w:val="22"/>
                        </w:rPr>
                      </w:pPr>
                      <w:bookmarkStart w:id="103" w:name="_Toc197605862"/>
                      <w:r>
                        <w:t xml:space="preserve">Figure </w:t>
                      </w:r>
                      <w:fldSimple w:instr=" SEQ Figure \* ARABIC ">
                        <w:r w:rsidR="008E2B32">
                          <w:rPr>
                            <w:noProof/>
                          </w:rPr>
                          <w:t>20</w:t>
                        </w:r>
                      </w:fldSimple>
                      <w:r>
                        <w:t>: Personal Email Upload</w:t>
                      </w:r>
                      <w:bookmarkEnd w:id="103"/>
                    </w:p>
                  </w:txbxContent>
                </v:textbox>
                <w10:wrap type="square"/>
              </v:shape>
            </w:pict>
          </mc:Fallback>
        </mc:AlternateContent>
      </w:r>
      <w:ins w:id="104" w:author="Disha Sharma" w:date="2025-05-08T12:40:00Z" w16du:dateUtc="2025-05-08T07:10:00Z">
        <w:r w:rsidR="00F06043">
          <w:rPr>
            <w:noProof/>
          </w:rPr>
          <w:drawing>
            <wp:anchor distT="0" distB="0" distL="0" distR="0" simplePos="0" relativeHeight="251718656" behindDoc="0" locked="0" layoutInCell="0" allowOverlap="1" wp14:anchorId="6DA5408B" wp14:editId="691E94B7">
              <wp:simplePos x="0" y="0"/>
              <wp:positionH relativeFrom="column">
                <wp:posOffset>846667</wp:posOffset>
              </wp:positionH>
              <wp:positionV relativeFrom="paragraph">
                <wp:posOffset>273474</wp:posOffset>
              </wp:positionV>
              <wp:extent cx="4050030" cy="4131310"/>
              <wp:effectExtent l="0" t="0" r="0" b="0"/>
              <wp:wrapSquare wrapText="largest"/>
              <wp:docPr id="3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pic:cNvPicPr>
                        <a:picLocks noChangeAspect="1" noChangeArrowheads="1"/>
                      </pic:cNvPicPr>
                    </pic:nvPicPr>
                    <pic:blipFill>
                      <a:blip r:embed="rId36"/>
                      <a:stretch>
                        <a:fillRect/>
                      </a:stretch>
                    </pic:blipFill>
                    <pic:spPr bwMode="auto">
                      <a:xfrm>
                        <a:off x="0" y="0"/>
                        <a:ext cx="4050030" cy="4131310"/>
                      </a:xfrm>
                      <a:prstGeom prst="rect">
                        <a:avLst/>
                      </a:prstGeom>
                      <a:noFill/>
                    </pic:spPr>
                  </pic:pic>
                </a:graphicData>
              </a:graphic>
            </wp:anchor>
          </w:drawing>
        </w:r>
      </w:ins>
    </w:p>
    <w:p w14:paraId="1E173197" w14:textId="77777777" w:rsidR="00F06043" w:rsidRDefault="00F06043" w:rsidP="00E27D8D">
      <w:pPr>
        <w:pStyle w:val="Heading3"/>
        <w:ind w:left="1134" w:right="567" w:hanging="1134"/>
        <w:rPr>
          <w:ins w:id="105" w:author="Disha Sharma" w:date="2025-05-08T12:41:00Z" w16du:dateUtc="2025-05-08T07:11:00Z"/>
          <w:rFonts w:ascii="Times New Roman" w:hAnsi="Times New Roman"/>
          <w:color w:val="111111"/>
        </w:rPr>
      </w:pPr>
    </w:p>
    <w:p w14:paraId="50F5E9D4" w14:textId="451F1207" w:rsidR="00F06043" w:rsidRDefault="00EF130A" w:rsidP="00E27D8D">
      <w:pPr>
        <w:spacing w:line="259" w:lineRule="auto"/>
        <w:ind w:right="567"/>
        <w:jc w:val="left"/>
        <w:rPr>
          <w:ins w:id="106" w:author="Disha Sharma" w:date="2025-05-08T12:41:00Z" w16du:dateUtc="2025-05-08T07:11:00Z"/>
          <w:rFonts w:eastAsiaTheme="majorEastAsia" w:cstheme="majorBidi"/>
          <w:color w:val="111111"/>
          <w:szCs w:val="24"/>
        </w:rPr>
      </w:pPr>
      <w:r>
        <w:rPr>
          <w:noProof/>
        </w:rPr>
        <mc:AlternateContent>
          <mc:Choice Requires="wps">
            <w:drawing>
              <wp:anchor distT="0" distB="0" distL="114300" distR="114300" simplePos="0" relativeHeight="251766784" behindDoc="0" locked="0" layoutInCell="1" allowOverlap="1" wp14:anchorId="54037361" wp14:editId="0FBC2378">
                <wp:simplePos x="0" y="0"/>
                <wp:positionH relativeFrom="column">
                  <wp:posOffset>-83820</wp:posOffset>
                </wp:positionH>
                <wp:positionV relativeFrom="paragraph">
                  <wp:posOffset>5109845</wp:posOffset>
                </wp:positionV>
                <wp:extent cx="6299835" cy="635"/>
                <wp:effectExtent l="0" t="0" r="0" b="0"/>
                <wp:wrapSquare wrapText="bothSides"/>
                <wp:docPr id="676422857"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678A7107" w14:textId="0A3CCC3B" w:rsidR="00EF130A" w:rsidRPr="00A46FDE" w:rsidRDefault="00EF130A" w:rsidP="00EF130A">
                            <w:pPr>
                              <w:pStyle w:val="Caption"/>
                              <w:jc w:val="center"/>
                              <w:rPr>
                                <w:noProof/>
                                <w:color w:val="111111"/>
                                <w:sz w:val="28"/>
                                <w:szCs w:val="28"/>
                              </w:rPr>
                            </w:pPr>
                            <w:bookmarkStart w:id="107" w:name="_Toc197605863"/>
                            <w:r>
                              <w:t xml:space="preserve">Figure </w:t>
                            </w:r>
                            <w:fldSimple w:instr=" SEQ Figure \* ARABIC ">
                              <w:r w:rsidR="008E2B32">
                                <w:rPr>
                                  <w:noProof/>
                                </w:rPr>
                                <w:t>21</w:t>
                              </w:r>
                            </w:fldSimple>
                            <w:r>
                              <w:t>: Result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37361" id="_x0000_s1042" type="#_x0000_t202" style="position:absolute;margin-left:-6.6pt;margin-top:402.35pt;width:49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" stroked="f">
                <v:textbox style="mso-fit-shape-to-text:t" inset="0,0,0,0">
                  <w:txbxContent>
                    <w:p w14:paraId="678A7107" w14:textId="0A3CCC3B" w:rsidR="00EF130A" w:rsidRPr="00A46FDE" w:rsidRDefault="00EF130A" w:rsidP="00EF130A">
                      <w:pPr>
                        <w:pStyle w:val="Caption"/>
                        <w:jc w:val="center"/>
                        <w:rPr>
                          <w:noProof/>
                          <w:color w:val="111111"/>
                          <w:sz w:val="28"/>
                          <w:szCs w:val="28"/>
                        </w:rPr>
                      </w:pPr>
                      <w:bookmarkStart w:id="108" w:name="_Toc197605863"/>
                      <w:r>
                        <w:t xml:space="preserve">Figure </w:t>
                      </w:r>
                      <w:fldSimple w:instr=" SEQ Figure \* ARABIC ">
                        <w:r w:rsidR="008E2B32">
                          <w:rPr>
                            <w:noProof/>
                          </w:rPr>
                          <w:t>21</w:t>
                        </w:r>
                      </w:fldSimple>
                      <w:r>
                        <w:t>: Result</w:t>
                      </w:r>
                      <w:bookmarkEnd w:id="108"/>
                    </w:p>
                  </w:txbxContent>
                </v:textbox>
                <w10:wrap type="square"/>
              </v:shape>
            </w:pict>
          </mc:Fallback>
        </mc:AlternateContent>
      </w:r>
      <w:ins w:id="109" w:author="Disha Sharma" w:date="2025-05-08T12:41:00Z" w16du:dateUtc="2025-05-08T07:11:00Z">
        <w:r w:rsidR="00F06043">
          <w:rPr>
            <w:noProof/>
            <w:color w:val="111111"/>
            <w:sz w:val="28"/>
            <w:szCs w:val="28"/>
          </w:rPr>
          <w:drawing>
            <wp:anchor distT="0" distB="0" distL="0" distR="0" simplePos="0" relativeHeight="251720704" behindDoc="0" locked="0" layoutInCell="0" allowOverlap="1" wp14:anchorId="665D513B" wp14:editId="440B53B8">
              <wp:simplePos x="0" y="0"/>
              <wp:positionH relativeFrom="column">
                <wp:posOffset>-83820</wp:posOffset>
              </wp:positionH>
              <wp:positionV relativeFrom="paragraph">
                <wp:posOffset>4490508</wp:posOffset>
              </wp:positionV>
              <wp:extent cx="6299835" cy="562610"/>
              <wp:effectExtent l="0" t="0" r="0" b="0"/>
              <wp:wrapSquare wrapText="largest"/>
              <wp:docPr id="3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pic:cNvPicPr>
                        <a:picLocks noChangeAspect="1" noChangeArrowheads="1"/>
                      </pic:cNvPicPr>
                    </pic:nvPicPr>
                    <pic:blipFill>
                      <a:blip r:embed="rId37"/>
                      <a:stretch>
                        <a:fillRect/>
                      </a:stretch>
                    </pic:blipFill>
                    <pic:spPr bwMode="auto">
                      <a:xfrm>
                        <a:off x="0" y="0"/>
                        <a:ext cx="6299835" cy="562610"/>
                      </a:xfrm>
                      <a:prstGeom prst="rect">
                        <a:avLst/>
                      </a:prstGeom>
                      <a:noFill/>
                    </pic:spPr>
                  </pic:pic>
                </a:graphicData>
              </a:graphic>
            </wp:anchor>
          </w:drawing>
        </w:r>
        <w:r w:rsidR="00F06043">
          <w:rPr>
            <w:color w:val="111111"/>
          </w:rPr>
          <w:br w:type="page"/>
        </w:r>
      </w:ins>
    </w:p>
    <w:p w14:paraId="3CAACE23" w14:textId="50577970" w:rsidR="00EF130A" w:rsidRDefault="00EF130A" w:rsidP="00E27D8D">
      <w:pPr>
        <w:pStyle w:val="Heading3"/>
        <w:ind w:left="1134" w:right="567" w:hanging="1134"/>
        <w:rPr>
          <w:rFonts w:ascii="Times New Roman" w:hAnsi="Times New Roman"/>
        </w:rPr>
      </w:pPr>
      <w:bookmarkStart w:id="110" w:name="_Toc197605979"/>
      <w:r>
        <w:rPr>
          <w:rFonts w:ascii="Times New Roman" w:hAnsi="Times New Roman"/>
          <w:color w:val="111111"/>
        </w:rPr>
        <w:lastRenderedPageBreak/>
        <w:t xml:space="preserve">Test case </w:t>
      </w:r>
      <w:r w:rsidR="00526531">
        <w:rPr>
          <w:rFonts w:ascii="Times New Roman" w:hAnsi="Times New Roman"/>
          <w:color w:val="111111"/>
        </w:rPr>
        <w:t>09:</w:t>
      </w:r>
      <w:bookmarkEnd w:id="110"/>
    </w:p>
    <w:p w14:paraId="7FB2F0B9" w14:textId="5F832ED4" w:rsidR="00EF130A" w:rsidRDefault="00EF130A" w:rsidP="00E27D8D">
      <w:pPr>
        <w:pStyle w:val="Standard"/>
        <w:ind w:right="567" w:hanging="1134"/>
        <w:rPr>
          <w:szCs w:val="24"/>
        </w:rPr>
      </w:pPr>
      <w:r>
        <w:rPr>
          <w:color w:val="111111"/>
          <w:szCs w:val="24"/>
        </w:rPr>
        <w:t xml:space="preserve">                    An employee sends several files </w:t>
      </w:r>
      <w:proofErr w:type="spellStart"/>
      <w:r>
        <w:rPr>
          <w:color w:val="111111"/>
          <w:szCs w:val="24"/>
        </w:rPr>
        <w:t>t</w:t>
      </w:r>
      <w:proofErr w:type="spellEnd"/>
      <w:r>
        <w:rPr>
          <w:color w:val="111111"/>
          <w:szCs w:val="24"/>
        </w:rPr>
        <w:t xml:space="preserve"> another internal employee, compressing them into a zip file. According to the needs of the organization, zip files trigger an alert always since they are considered to be </w:t>
      </w:r>
      <w:r w:rsidR="00526531">
        <w:rPr>
          <w:color w:val="111111"/>
          <w:szCs w:val="24"/>
        </w:rPr>
        <w:t>unusual</w:t>
      </w:r>
      <w:r>
        <w:rPr>
          <w:color w:val="111111"/>
          <w:szCs w:val="24"/>
        </w:rPr>
        <w:t xml:space="preserve"> attachments.</w:t>
      </w:r>
    </w:p>
    <w:p w14:paraId="0EC9EB83" w14:textId="3B49AA75" w:rsidR="00EF130A" w:rsidRDefault="00EF130A" w:rsidP="00E27D8D">
      <w:pPr>
        <w:pStyle w:val="Standard"/>
        <w:ind w:right="567" w:hanging="1134"/>
        <w:jc w:val="center"/>
        <w:rPr>
          <w:szCs w:val="24"/>
        </w:rPr>
      </w:pPr>
      <w:r>
        <w:rPr>
          <w:color w:val="111111"/>
          <w:szCs w:val="24"/>
        </w:rPr>
        <w:t xml:space="preserve">Expected </w:t>
      </w:r>
      <w:r w:rsidR="00526531">
        <w:rPr>
          <w:color w:val="111111"/>
          <w:szCs w:val="24"/>
        </w:rPr>
        <w:t>Outcome:</w:t>
      </w:r>
      <w:r>
        <w:rPr>
          <w:color w:val="111111"/>
          <w:szCs w:val="24"/>
        </w:rPr>
        <w:t xml:space="preserve"> Severity – Medium, Intention – Normal</w:t>
      </w:r>
    </w:p>
    <w:p w14:paraId="2ED41BF7" w14:textId="58340D61" w:rsidR="00EF130A" w:rsidRDefault="00EF130A" w:rsidP="00E27D8D">
      <w:pPr>
        <w:pStyle w:val="Standard"/>
        <w:ind w:right="567" w:hanging="1134"/>
        <w:jc w:val="center"/>
        <w:rPr>
          <w:color w:val="111111"/>
          <w:szCs w:val="24"/>
        </w:rPr>
      </w:pPr>
      <w:r>
        <w:rPr>
          <w:noProof/>
        </w:rPr>
        <mc:AlternateContent>
          <mc:Choice Requires="wps">
            <w:drawing>
              <wp:anchor distT="0" distB="0" distL="114300" distR="114300" simplePos="0" relativeHeight="251768832" behindDoc="0" locked="0" layoutInCell="1" allowOverlap="1" wp14:anchorId="67211C9A" wp14:editId="0CACAEF6">
                <wp:simplePos x="0" y="0"/>
                <wp:positionH relativeFrom="column">
                  <wp:posOffset>1016000</wp:posOffset>
                </wp:positionH>
                <wp:positionV relativeFrom="paragraph">
                  <wp:posOffset>4314825</wp:posOffset>
                </wp:positionV>
                <wp:extent cx="3820160" cy="635"/>
                <wp:effectExtent l="0" t="0" r="0" b="0"/>
                <wp:wrapSquare wrapText="bothSides"/>
                <wp:docPr id="1231796727" name="Text Box 1"/>
                <wp:cNvGraphicFramePr/>
                <a:graphic xmlns:a="http://schemas.openxmlformats.org/drawingml/2006/main">
                  <a:graphicData uri="http://schemas.microsoft.com/office/word/2010/wordprocessingShape">
                    <wps:wsp>
                      <wps:cNvSpPr txBox="1"/>
                      <wps:spPr>
                        <a:xfrm>
                          <a:off x="0" y="0"/>
                          <a:ext cx="3820160" cy="635"/>
                        </a:xfrm>
                        <a:prstGeom prst="rect">
                          <a:avLst/>
                        </a:prstGeom>
                        <a:solidFill>
                          <a:prstClr val="white"/>
                        </a:solidFill>
                        <a:ln>
                          <a:noFill/>
                        </a:ln>
                      </wps:spPr>
                      <wps:txbx>
                        <w:txbxContent>
                          <w:p w14:paraId="2FCB7102" w14:textId="519D5CCE" w:rsidR="00EF130A" w:rsidRPr="007C5BB2" w:rsidRDefault="00EF130A" w:rsidP="00EF130A">
                            <w:pPr>
                              <w:pStyle w:val="Caption"/>
                              <w:jc w:val="center"/>
                              <w:rPr>
                                <w:rFonts w:eastAsia="Times New Roman" w:cs="Times New Roman"/>
                                <w:noProof/>
                                <w:szCs w:val="22"/>
                              </w:rPr>
                            </w:pPr>
                            <w:bookmarkStart w:id="111" w:name="_Toc197605864"/>
                            <w:r>
                              <w:t xml:space="preserve">Figure </w:t>
                            </w:r>
                            <w:fldSimple w:instr=" SEQ Figure \* ARABIC ">
                              <w:r w:rsidR="008E2B32">
                                <w:rPr>
                                  <w:noProof/>
                                </w:rPr>
                                <w:t>22</w:t>
                              </w:r>
                            </w:fldSimple>
                            <w:r>
                              <w:t>: Confidential Attachment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11C9A" id="_x0000_s1043" type="#_x0000_t202" style="position:absolute;left:0;text-align:left;margin-left:80pt;margin-top:339.75pt;width:300.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" stroked="f">
                <v:textbox style="mso-fit-shape-to-text:t" inset="0,0,0,0">
                  <w:txbxContent>
                    <w:p w14:paraId="2FCB7102" w14:textId="519D5CCE" w:rsidR="00EF130A" w:rsidRPr="007C5BB2" w:rsidRDefault="00EF130A" w:rsidP="00EF130A">
                      <w:pPr>
                        <w:pStyle w:val="Caption"/>
                        <w:jc w:val="center"/>
                        <w:rPr>
                          <w:rFonts w:eastAsia="Times New Roman" w:cs="Times New Roman"/>
                          <w:noProof/>
                          <w:szCs w:val="22"/>
                        </w:rPr>
                      </w:pPr>
                      <w:bookmarkStart w:id="112" w:name="_Toc197605864"/>
                      <w:r>
                        <w:t xml:space="preserve">Figure </w:t>
                      </w:r>
                      <w:fldSimple w:instr=" SEQ Figure \* ARABIC ">
                        <w:r w:rsidR="008E2B32">
                          <w:rPr>
                            <w:noProof/>
                          </w:rPr>
                          <w:t>22</w:t>
                        </w:r>
                      </w:fldSimple>
                      <w:r>
                        <w:t>: Confidential Attachment</w:t>
                      </w:r>
                      <w:bookmarkEnd w:id="112"/>
                    </w:p>
                  </w:txbxContent>
                </v:textbox>
                <w10:wrap type="square"/>
              </v:shape>
            </w:pict>
          </mc:Fallback>
        </mc:AlternateContent>
      </w:r>
      <w:ins w:id="113" w:author="Disha Sharma" w:date="2025-05-08T12:41:00Z" w16du:dateUtc="2025-05-08T07:11:00Z">
        <w:r>
          <w:rPr>
            <w:noProof/>
          </w:rPr>
          <w:drawing>
            <wp:anchor distT="0" distB="0" distL="0" distR="0" simplePos="0" relativeHeight="251722752" behindDoc="0" locked="0" layoutInCell="0" allowOverlap="1" wp14:anchorId="1D7EBAAD" wp14:editId="74B21413">
              <wp:simplePos x="0" y="0"/>
              <wp:positionH relativeFrom="column">
                <wp:posOffset>1016380</wp:posOffset>
              </wp:positionH>
              <wp:positionV relativeFrom="paragraph">
                <wp:posOffset>412365</wp:posOffset>
              </wp:positionV>
              <wp:extent cx="3820160" cy="3845560"/>
              <wp:effectExtent l="0" t="0" r="0" b="0"/>
              <wp:wrapSquare wrapText="largest"/>
              <wp:docPr id="3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pic:cNvPicPr>
                        <a:picLocks noChangeAspect="1" noChangeArrowheads="1"/>
                      </pic:cNvPicPr>
                    </pic:nvPicPr>
                    <pic:blipFill>
                      <a:blip r:embed="rId38"/>
                      <a:stretch>
                        <a:fillRect/>
                      </a:stretch>
                    </pic:blipFill>
                    <pic:spPr bwMode="auto">
                      <a:xfrm>
                        <a:off x="0" y="0"/>
                        <a:ext cx="3820160" cy="3845560"/>
                      </a:xfrm>
                      <a:prstGeom prst="rect">
                        <a:avLst/>
                      </a:prstGeom>
                      <a:noFill/>
                    </pic:spPr>
                  </pic:pic>
                </a:graphicData>
              </a:graphic>
            </wp:anchor>
          </w:drawing>
        </w:r>
      </w:ins>
      <w:r>
        <w:rPr>
          <w:color w:val="111111"/>
          <w:szCs w:val="24"/>
        </w:rPr>
        <w:t xml:space="preserve">Actual </w:t>
      </w:r>
      <w:r w:rsidR="00526531">
        <w:rPr>
          <w:color w:val="111111"/>
          <w:szCs w:val="24"/>
        </w:rPr>
        <w:t>Outcome:</w:t>
      </w:r>
      <w:r>
        <w:rPr>
          <w:color w:val="111111"/>
          <w:szCs w:val="24"/>
        </w:rPr>
        <w:t xml:space="preserve"> Severity – Medium, Intention – Normal</w:t>
      </w:r>
    </w:p>
    <w:p w14:paraId="54359AD5" w14:textId="33076E60" w:rsidR="00F06043" w:rsidRDefault="00F06043" w:rsidP="00E27D8D">
      <w:pPr>
        <w:pStyle w:val="Standard"/>
        <w:ind w:right="567" w:hanging="1134"/>
        <w:jc w:val="center"/>
        <w:rPr>
          <w:ins w:id="114" w:author="Disha Sharma" w:date="2025-05-08T12:41:00Z" w16du:dateUtc="2025-05-08T07:11:00Z"/>
          <w:color w:val="111111"/>
          <w:szCs w:val="24"/>
        </w:rPr>
      </w:pPr>
    </w:p>
    <w:p w14:paraId="28B1F723" w14:textId="77777777" w:rsidR="00F06043" w:rsidRDefault="00F06043">
      <w:pPr>
        <w:pStyle w:val="Standard"/>
        <w:ind w:right="567" w:hanging="1134"/>
        <w:jc w:val="center"/>
        <w:rPr>
          <w:ins w:id="115" w:author="Disha Sharma" w:date="2025-05-08T12:39:00Z" w16du:dateUtc="2025-05-08T07:09:00Z"/>
          <w:szCs w:val="24"/>
        </w:rPr>
        <w:pPrChange w:id="116" w:author="Disha Sharma" w:date="2025-05-08T12:40:00Z" w16du:dateUtc="2025-05-08T07:10:00Z">
          <w:pPr>
            <w:pStyle w:val="Standard"/>
            <w:ind w:hanging="1134"/>
          </w:pPr>
        </w:pPrChange>
      </w:pPr>
    </w:p>
    <w:p w14:paraId="306F1D18" w14:textId="77777777" w:rsidR="00F06043" w:rsidRDefault="00F06043" w:rsidP="00E27D8D">
      <w:pPr>
        <w:pStyle w:val="Heading3"/>
        <w:ind w:left="1134" w:right="567" w:hanging="1134"/>
        <w:rPr>
          <w:ins w:id="117" w:author="Disha Sharma" w:date="2025-05-08T12:41:00Z" w16du:dateUtc="2025-05-08T07:11:00Z"/>
          <w:rFonts w:ascii="Times New Roman" w:hAnsi="Times New Roman"/>
          <w:color w:val="111111"/>
        </w:rPr>
      </w:pPr>
    </w:p>
    <w:p w14:paraId="596FB894" w14:textId="77777777" w:rsidR="00F06043" w:rsidRDefault="00F06043" w:rsidP="00E27D8D">
      <w:pPr>
        <w:pStyle w:val="Heading3"/>
        <w:ind w:left="1134" w:right="567" w:hanging="1134"/>
        <w:rPr>
          <w:ins w:id="118" w:author="Disha Sharma" w:date="2025-05-08T12:41:00Z" w16du:dateUtc="2025-05-08T07:11:00Z"/>
          <w:rFonts w:ascii="Times New Roman" w:hAnsi="Times New Roman"/>
          <w:color w:val="111111"/>
        </w:rPr>
      </w:pPr>
    </w:p>
    <w:p w14:paraId="7962A757" w14:textId="77777777" w:rsidR="00F06043" w:rsidRDefault="00F06043" w:rsidP="00E27D8D">
      <w:pPr>
        <w:pStyle w:val="Heading3"/>
        <w:ind w:left="1134" w:right="567" w:hanging="1134"/>
        <w:rPr>
          <w:ins w:id="119" w:author="Disha Sharma" w:date="2025-05-08T12:41:00Z" w16du:dateUtc="2025-05-08T07:11:00Z"/>
          <w:rFonts w:ascii="Times New Roman" w:hAnsi="Times New Roman"/>
          <w:color w:val="111111"/>
        </w:rPr>
      </w:pPr>
    </w:p>
    <w:p w14:paraId="0AD7A20D" w14:textId="77777777" w:rsidR="00F06043" w:rsidRDefault="00F06043" w:rsidP="00E27D8D">
      <w:pPr>
        <w:pStyle w:val="Heading3"/>
        <w:ind w:left="1134" w:right="567" w:hanging="1134"/>
        <w:rPr>
          <w:ins w:id="120" w:author="Disha Sharma" w:date="2025-05-08T12:41:00Z" w16du:dateUtc="2025-05-08T07:11:00Z"/>
          <w:rFonts w:ascii="Times New Roman" w:hAnsi="Times New Roman"/>
          <w:color w:val="111111"/>
        </w:rPr>
      </w:pPr>
    </w:p>
    <w:p w14:paraId="3681E08F" w14:textId="77777777" w:rsidR="00F06043" w:rsidRDefault="00F06043" w:rsidP="00E27D8D">
      <w:pPr>
        <w:pStyle w:val="Heading3"/>
        <w:ind w:left="1134" w:right="567" w:hanging="1134"/>
        <w:rPr>
          <w:ins w:id="121" w:author="Disha Sharma" w:date="2025-05-08T12:41:00Z" w16du:dateUtc="2025-05-08T07:11:00Z"/>
          <w:rFonts w:ascii="Times New Roman" w:hAnsi="Times New Roman"/>
          <w:color w:val="111111"/>
        </w:rPr>
      </w:pPr>
    </w:p>
    <w:p w14:paraId="31B90DC0" w14:textId="77777777" w:rsidR="00F06043" w:rsidRDefault="00F06043" w:rsidP="00E27D8D">
      <w:pPr>
        <w:pStyle w:val="Heading3"/>
        <w:ind w:left="1134" w:right="567" w:hanging="1134"/>
        <w:rPr>
          <w:ins w:id="122" w:author="Disha Sharma" w:date="2025-05-08T12:41:00Z" w16du:dateUtc="2025-05-08T07:11:00Z"/>
          <w:rFonts w:ascii="Times New Roman" w:hAnsi="Times New Roman"/>
          <w:color w:val="111111"/>
        </w:rPr>
      </w:pPr>
    </w:p>
    <w:p w14:paraId="12028C56" w14:textId="77777777" w:rsidR="00F06043" w:rsidRDefault="00F06043" w:rsidP="00E27D8D">
      <w:pPr>
        <w:pStyle w:val="Heading3"/>
        <w:ind w:left="1134" w:right="567" w:hanging="1134"/>
        <w:rPr>
          <w:ins w:id="123" w:author="Disha Sharma" w:date="2025-05-08T12:41:00Z" w16du:dateUtc="2025-05-08T07:11:00Z"/>
          <w:rFonts w:ascii="Times New Roman" w:hAnsi="Times New Roman"/>
          <w:color w:val="111111"/>
        </w:rPr>
      </w:pPr>
    </w:p>
    <w:p w14:paraId="6A5B7A89" w14:textId="77777777" w:rsidR="00F06043" w:rsidRDefault="00F06043" w:rsidP="00E27D8D">
      <w:pPr>
        <w:pStyle w:val="Heading3"/>
        <w:ind w:left="1134" w:right="567" w:hanging="1134"/>
        <w:rPr>
          <w:ins w:id="124" w:author="Disha Sharma" w:date="2025-05-08T12:41:00Z" w16du:dateUtc="2025-05-08T07:11:00Z"/>
          <w:rFonts w:ascii="Times New Roman" w:hAnsi="Times New Roman"/>
          <w:color w:val="111111"/>
        </w:rPr>
      </w:pPr>
    </w:p>
    <w:p w14:paraId="366E6F24" w14:textId="77777777" w:rsidR="00F06043" w:rsidRDefault="00F06043" w:rsidP="00E27D8D">
      <w:pPr>
        <w:pStyle w:val="Heading3"/>
        <w:ind w:left="1134" w:right="567" w:hanging="1134"/>
        <w:rPr>
          <w:ins w:id="125" w:author="Disha Sharma" w:date="2025-05-08T12:41:00Z" w16du:dateUtc="2025-05-08T07:11:00Z"/>
          <w:rFonts w:ascii="Times New Roman" w:hAnsi="Times New Roman"/>
          <w:color w:val="111111"/>
        </w:rPr>
      </w:pPr>
    </w:p>
    <w:p w14:paraId="52AE34E6" w14:textId="77777777" w:rsidR="00F06043" w:rsidRDefault="00F06043" w:rsidP="00E27D8D">
      <w:pPr>
        <w:pStyle w:val="Heading3"/>
        <w:ind w:left="1134" w:right="567" w:hanging="1134"/>
        <w:rPr>
          <w:ins w:id="126" w:author="Disha Sharma" w:date="2025-05-08T12:41:00Z" w16du:dateUtc="2025-05-08T07:11:00Z"/>
          <w:rFonts w:ascii="Times New Roman" w:hAnsi="Times New Roman"/>
          <w:color w:val="111111"/>
        </w:rPr>
      </w:pPr>
    </w:p>
    <w:p w14:paraId="0A5945AA" w14:textId="26299347" w:rsidR="00F06043" w:rsidRDefault="00F06043" w:rsidP="00E27D8D">
      <w:pPr>
        <w:pStyle w:val="Heading3"/>
        <w:ind w:left="1134" w:right="567" w:hanging="1134"/>
        <w:rPr>
          <w:ins w:id="127" w:author="Disha Sharma" w:date="2025-05-08T12:41:00Z" w16du:dateUtc="2025-05-08T07:11:00Z"/>
          <w:rFonts w:ascii="Times New Roman" w:hAnsi="Times New Roman"/>
          <w:color w:val="111111"/>
        </w:rPr>
      </w:pPr>
    </w:p>
    <w:p w14:paraId="541BBD89" w14:textId="414728E2" w:rsidR="00F06043" w:rsidRDefault="00F06043" w:rsidP="00E27D8D">
      <w:pPr>
        <w:ind w:right="567"/>
        <w:rPr>
          <w:ins w:id="128" w:author="Disha Sharma" w:date="2025-05-08T12:41:00Z" w16du:dateUtc="2025-05-08T07:11:00Z"/>
        </w:rPr>
      </w:pPr>
    </w:p>
    <w:p w14:paraId="70B4BF60" w14:textId="77777777" w:rsidR="00F06043" w:rsidRDefault="00F06043" w:rsidP="00E27D8D">
      <w:pPr>
        <w:ind w:right="567"/>
        <w:rPr>
          <w:ins w:id="129" w:author="Disha Sharma" w:date="2025-05-08T12:41:00Z" w16du:dateUtc="2025-05-08T07:11:00Z"/>
        </w:rPr>
      </w:pPr>
    </w:p>
    <w:p w14:paraId="4448BDA1" w14:textId="64B1FB71" w:rsidR="00F06043" w:rsidRDefault="00EF130A" w:rsidP="00E27D8D">
      <w:pPr>
        <w:ind w:right="567"/>
        <w:rPr>
          <w:ins w:id="130" w:author="Disha Sharma" w:date="2025-05-08T12:41:00Z" w16du:dateUtc="2025-05-08T07:11:00Z"/>
        </w:rPr>
      </w:pPr>
      <w:r>
        <w:rPr>
          <w:noProof/>
        </w:rPr>
        <mc:AlternateContent>
          <mc:Choice Requires="wps">
            <w:drawing>
              <wp:anchor distT="0" distB="0" distL="114300" distR="114300" simplePos="0" relativeHeight="251770880" behindDoc="0" locked="0" layoutInCell="1" allowOverlap="1" wp14:anchorId="1B081351" wp14:editId="2F0654E5">
                <wp:simplePos x="0" y="0"/>
                <wp:positionH relativeFrom="column">
                  <wp:posOffset>-249555</wp:posOffset>
                </wp:positionH>
                <wp:positionV relativeFrom="paragraph">
                  <wp:posOffset>1838325</wp:posOffset>
                </wp:positionV>
                <wp:extent cx="6299835" cy="635"/>
                <wp:effectExtent l="0" t="0" r="0" b="0"/>
                <wp:wrapSquare wrapText="bothSides"/>
                <wp:docPr id="117766109"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3E3725CD" w14:textId="7FC75621" w:rsidR="00EF130A" w:rsidRPr="009E6F07" w:rsidRDefault="00EF130A" w:rsidP="00EF130A">
                            <w:pPr>
                              <w:pStyle w:val="Caption"/>
                              <w:jc w:val="center"/>
                              <w:rPr>
                                <w:noProof/>
                                <w:color w:val="111111"/>
                                <w:sz w:val="28"/>
                                <w:szCs w:val="28"/>
                              </w:rPr>
                            </w:pPr>
                            <w:bookmarkStart w:id="131" w:name="_Toc197605865"/>
                            <w:r>
                              <w:t xml:space="preserve">Figure </w:t>
                            </w:r>
                            <w:fldSimple w:instr=" SEQ Figure \* ARABIC ">
                              <w:r w:rsidR="008E2B32">
                                <w:rPr>
                                  <w:noProof/>
                                </w:rPr>
                                <w:t>23</w:t>
                              </w:r>
                            </w:fldSimple>
                            <w:r>
                              <w:t>: Result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81351" id="_x0000_s1044" type="#_x0000_t202" style="position:absolute;left:0;text-align:left;margin-left:-19.65pt;margin-top:144.75pt;width:496.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3GgIAAEAEAAAOAAAAZHJzL2Uyb0RvYy54bWysU1GP2jAMfp+0/xDlfRSYhri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" stroked="f">
                <v:textbox style="mso-fit-shape-to-text:t" inset="0,0,0,0">
                  <w:txbxContent>
                    <w:p w14:paraId="3E3725CD" w14:textId="7FC75621" w:rsidR="00EF130A" w:rsidRPr="009E6F07" w:rsidRDefault="00EF130A" w:rsidP="00EF130A">
                      <w:pPr>
                        <w:pStyle w:val="Caption"/>
                        <w:jc w:val="center"/>
                        <w:rPr>
                          <w:noProof/>
                          <w:color w:val="111111"/>
                          <w:sz w:val="28"/>
                          <w:szCs w:val="28"/>
                        </w:rPr>
                      </w:pPr>
                      <w:bookmarkStart w:id="132" w:name="_Toc197605865"/>
                      <w:r>
                        <w:t xml:space="preserve">Figure </w:t>
                      </w:r>
                      <w:fldSimple w:instr=" SEQ Figure \* ARABIC ">
                        <w:r w:rsidR="008E2B32">
                          <w:rPr>
                            <w:noProof/>
                          </w:rPr>
                          <w:t>23</w:t>
                        </w:r>
                      </w:fldSimple>
                      <w:r>
                        <w:t>: Result</w:t>
                      </w:r>
                      <w:bookmarkEnd w:id="132"/>
                    </w:p>
                  </w:txbxContent>
                </v:textbox>
                <w10:wrap type="square"/>
              </v:shape>
            </w:pict>
          </mc:Fallback>
        </mc:AlternateContent>
      </w:r>
      <w:ins w:id="133" w:author="Disha Sharma" w:date="2025-05-08T12:41:00Z" w16du:dateUtc="2025-05-08T07:11:00Z">
        <w:r w:rsidR="00F06043">
          <w:rPr>
            <w:noProof/>
            <w:color w:val="111111"/>
            <w:sz w:val="28"/>
            <w:szCs w:val="28"/>
          </w:rPr>
          <w:drawing>
            <wp:anchor distT="0" distB="0" distL="0" distR="0" simplePos="0" relativeHeight="251723776" behindDoc="0" locked="0" layoutInCell="0" allowOverlap="1" wp14:anchorId="36B57225" wp14:editId="1CEB25A2">
              <wp:simplePos x="0" y="0"/>
              <wp:positionH relativeFrom="column">
                <wp:posOffset>-250071</wp:posOffset>
              </wp:positionH>
              <wp:positionV relativeFrom="paragraph">
                <wp:posOffset>220451</wp:posOffset>
              </wp:positionV>
              <wp:extent cx="6299835" cy="1560830"/>
              <wp:effectExtent l="0" t="0" r="5715" b="1270"/>
              <wp:wrapSquare wrapText="largest"/>
              <wp:docPr id="3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pic:cNvPicPr>
                        <a:picLocks noChangeAspect="1" noChangeArrowheads="1"/>
                      </pic:cNvPicPr>
                    </pic:nvPicPr>
                    <pic:blipFill>
                      <a:blip r:embed="rId39"/>
                      <a:stretch>
                        <a:fillRect/>
                      </a:stretch>
                    </pic:blipFill>
                    <pic:spPr bwMode="auto">
                      <a:xfrm>
                        <a:off x="0" y="0"/>
                        <a:ext cx="6299835" cy="1560830"/>
                      </a:xfrm>
                      <a:prstGeom prst="rect">
                        <a:avLst/>
                      </a:prstGeom>
                      <a:noFill/>
                    </pic:spPr>
                  </pic:pic>
                </a:graphicData>
              </a:graphic>
            </wp:anchor>
          </w:drawing>
        </w:r>
      </w:ins>
    </w:p>
    <w:p w14:paraId="165F9735" w14:textId="474525CB" w:rsidR="00F06043" w:rsidRDefault="00F06043" w:rsidP="00E27D8D">
      <w:pPr>
        <w:spacing w:line="259" w:lineRule="auto"/>
        <w:ind w:right="567"/>
        <w:jc w:val="left"/>
        <w:rPr>
          <w:ins w:id="134" w:author="Disha Sharma" w:date="2025-05-08T12:41:00Z" w16du:dateUtc="2025-05-08T07:11:00Z"/>
        </w:rPr>
      </w:pPr>
      <w:ins w:id="135" w:author="Disha Sharma" w:date="2025-05-08T12:41:00Z" w16du:dateUtc="2025-05-08T07:11:00Z">
        <w:r>
          <w:br w:type="page"/>
        </w:r>
      </w:ins>
    </w:p>
    <w:p w14:paraId="3B98E9EF" w14:textId="7335752B" w:rsidR="00EF130A" w:rsidRDefault="00EF130A" w:rsidP="00E27D8D">
      <w:pPr>
        <w:pStyle w:val="Heading3"/>
        <w:ind w:left="1134" w:right="567" w:hanging="1134"/>
        <w:rPr>
          <w:rFonts w:ascii="Times New Roman" w:hAnsi="Times New Roman"/>
        </w:rPr>
      </w:pPr>
      <w:bookmarkStart w:id="136" w:name="_Toc197605980"/>
      <w:r>
        <w:rPr>
          <w:rFonts w:ascii="Times New Roman" w:hAnsi="Times New Roman"/>
          <w:color w:val="111111"/>
        </w:rPr>
        <w:lastRenderedPageBreak/>
        <w:t xml:space="preserve">Test case </w:t>
      </w:r>
      <w:r w:rsidR="00526531">
        <w:rPr>
          <w:rFonts w:ascii="Times New Roman" w:hAnsi="Times New Roman"/>
          <w:color w:val="111111"/>
        </w:rPr>
        <w:t>10:</w:t>
      </w:r>
      <w:bookmarkEnd w:id="136"/>
    </w:p>
    <w:p w14:paraId="74533A4E" w14:textId="77777777" w:rsidR="00EF130A" w:rsidRDefault="00EF130A" w:rsidP="00E27D8D">
      <w:pPr>
        <w:pStyle w:val="Standard"/>
        <w:ind w:right="567" w:hanging="1134"/>
        <w:rPr>
          <w:szCs w:val="24"/>
        </w:rPr>
      </w:pPr>
      <w:r>
        <w:rPr>
          <w:color w:val="111111"/>
          <w:szCs w:val="24"/>
        </w:rPr>
        <w:t xml:space="preserve">                    An employee sends a base64 encoded string as a part of an email message to potentially hide certain information from detection tools. This flags for spoofing or obfuscation of emails.</w:t>
      </w:r>
    </w:p>
    <w:p w14:paraId="37F0C34A" w14:textId="364E1D03" w:rsidR="00EF130A" w:rsidRDefault="00EF130A" w:rsidP="00E27D8D">
      <w:pPr>
        <w:pStyle w:val="Standard"/>
        <w:ind w:right="567" w:hanging="1134"/>
        <w:jc w:val="center"/>
        <w:rPr>
          <w:color w:val="111111"/>
          <w:szCs w:val="24"/>
        </w:rPr>
      </w:pPr>
      <w:r>
        <w:rPr>
          <w:color w:val="111111"/>
          <w:szCs w:val="24"/>
        </w:rPr>
        <w:t xml:space="preserve">Expected </w:t>
      </w:r>
      <w:r w:rsidR="00526531">
        <w:rPr>
          <w:color w:val="111111"/>
          <w:szCs w:val="24"/>
        </w:rPr>
        <w:t>Outcome:</w:t>
      </w:r>
      <w:r>
        <w:rPr>
          <w:color w:val="111111"/>
          <w:szCs w:val="24"/>
        </w:rPr>
        <w:t xml:space="preserve"> Severity – Medium, Intention – Intentional</w:t>
      </w:r>
    </w:p>
    <w:p w14:paraId="1D020728" w14:textId="5E5C09EF" w:rsidR="00EF130A" w:rsidRDefault="00EF130A" w:rsidP="00E27D8D">
      <w:pPr>
        <w:pStyle w:val="Standard"/>
        <w:ind w:right="567" w:hanging="1134"/>
        <w:jc w:val="center"/>
        <w:rPr>
          <w:color w:val="111111"/>
          <w:szCs w:val="24"/>
        </w:rPr>
      </w:pPr>
      <w:r>
        <w:rPr>
          <w:color w:val="111111"/>
          <w:szCs w:val="24"/>
        </w:rPr>
        <w:t xml:space="preserve">Actual </w:t>
      </w:r>
      <w:r w:rsidR="00526531">
        <w:rPr>
          <w:color w:val="111111"/>
          <w:szCs w:val="24"/>
        </w:rPr>
        <w:t>Outcome:</w:t>
      </w:r>
      <w:r>
        <w:rPr>
          <w:color w:val="111111"/>
          <w:szCs w:val="24"/>
        </w:rPr>
        <w:t xml:space="preserve"> Severity – Medium, Intention – Intentional</w:t>
      </w:r>
    </w:p>
    <w:p w14:paraId="461EBB26" w14:textId="380A0ED3" w:rsidR="00EF130A" w:rsidRDefault="00526531" w:rsidP="00E27D8D">
      <w:pPr>
        <w:pStyle w:val="Standard"/>
        <w:ind w:right="567" w:hanging="1134"/>
        <w:rPr>
          <w:szCs w:val="24"/>
        </w:rPr>
      </w:pPr>
      <w:ins w:id="137" w:author="Disha Sharma" w:date="2025-05-08T12:41:00Z" w16du:dateUtc="2025-05-08T07:11:00Z">
        <w:r>
          <w:rPr>
            <w:noProof/>
          </w:rPr>
          <w:drawing>
            <wp:anchor distT="0" distB="0" distL="0" distR="0" simplePos="0" relativeHeight="251725824" behindDoc="0" locked="0" layoutInCell="0" allowOverlap="1" wp14:anchorId="7D930A1D" wp14:editId="7A935D4C">
              <wp:simplePos x="0" y="0"/>
              <wp:positionH relativeFrom="column">
                <wp:posOffset>241935</wp:posOffset>
              </wp:positionH>
              <wp:positionV relativeFrom="paragraph">
                <wp:posOffset>351155</wp:posOffset>
              </wp:positionV>
              <wp:extent cx="5441315" cy="2367915"/>
              <wp:effectExtent l="0" t="0" r="0" b="0"/>
              <wp:wrapSquare wrapText="largest"/>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40"/>
                      <a:stretch>
                        <a:fillRect/>
                      </a:stretch>
                    </pic:blipFill>
                    <pic:spPr bwMode="auto">
                      <a:xfrm>
                        <a:off x="0" y="0"/>
                        <a:ext cx="5441315" cy="2367915"/>
                      </a:xfrm>
                      <a:prstGeom prst="rect">
                        <a:avLst/>
                      </a:prstGeom>
                      <a:noFill/>
                    </pic:spPr>
                  </pic:pic>
                </a:graphicData>
              </a:graphic>
            </wp:anchor>
          </w:drawing>
        </w:r>
      </w:ins>
    </w:p>
    <w:p w14:paraId="2BF67E7E" w14:textId="046033F8" w:rsidR="00F06043" w:rsidRDefault="00F06043" w:rsidP="00E27D8D">
      <w:pPr>
        <w:pStyle w:val="Standard"/>
        <w:ind w:right="567" w:hanging="1134"/>
        <w:jc w:val="center"/>
        <w:rPr>
          <w:ins w:id="138" w:author="Disha Sharma" w:date="2025-05-08T12:41:00Z" w16du:dateUtc="2025-05-08T07:11:00Z"/>
          <w:color w:val="111111"/>
          <w:szCs w:val="24"/>
        </w:rPr>
      </w:pPr>
    </w:p>
    <w:p w14:paraId="3384736C" w14:textId="09A99165" w:rsidR="00F06043" w:rsidRDefault="00F06043">
      <w:pPr>
        <w:pStyle w:val="Standard"/>
        <w:ind w:right="567" w:hanging="1134"/>
        <w:jc w:val="center"/>
        <w:rPr>
          <w:ins w:id="139" w:author="Disha Sharma" w:date="2025-05-08T12:40:00Z" w16du:dateUtc="2025-05-08T07:10:00Z"/>
          <w:szCs w:val="24"/>
        </w:rPr>
        <w:pPrChange w:id="140" w:author="Disha Sharma" w:date="2025-05-08T12:40:00Z" w16du:dateUtc="2025-05-08T07:10:00Z">
          <w:pPr>
            <w:pStyle w:val="Standard"/>
            <w:ind w:hanging="1134"/>
          </w:pPr>
        </w:pPrChange>
      </w:pPr>
    </w:p>
    <w:p w14:paraId="0AC0D6B6" w14:textId="0EB2BBA2" w:rsidR="00F06043" w:rsidRDefault="00F06043" w:rsidP="00E27D8D">
      <w:pPr>
        <w:pStyle w:val="Heading3"/>
        <w:ind w:left="1134" w:right="567" w:hanging="1134"/>
        <w:rPr>
          <w:ins w:id="141" w:author="Disha Sharma" w:date="2025-05-08T12:42:00Z" w16du:dateUtc="2025-05-08T07:12:00Z"/>
          <w:rFonts w:ascii="Times New Roman" w:hAnsi="Times New Roman"/>
          <w:color w:val="111111"/>
        </w:rPr>
      </w:pPr>
    </w:p>
    <w:p w14:paraId="223CB9FB" w14:textId="5FC36FEE" w:rsidR="00F06043" w:rsidRDefault="00F06043" w:rsidP="00E27D8D">
      <w:pPr>
        <w:pStyle w:val="Heading3"/>
        <w:ind w:left="1134" w:right="567" w:hanging="1134"/>
        <w:rPr>
          <w:ins w:id="142" w:author="Disha Sharma" w:date="2025-05-08T12:42:00Z" w16du:dateUtc="2025-05-08T07:12:00Z"/>
          <w:rFonts w:ascii="Times New Roman" w:hAnsi="Times New Roman"/>
          <w:color w:val="111111"/>
        </w:rPr>
      </w:pPr>
      <w:bookmarkStart w:id="143" w:name="_Toc197605981"/>
      <w:ins w:id="144" w:author="Disha Sharma" w:date="2025-05-08T12:46:00Z" w16du:dateUtc="2025-05-08T07:16:00Z">
        <w:r>
          <w:rPr>
            <w:noProof/>
          </w:rPr>
          <mc:AlternateContent>
            <mc:Choice Requires="wps">
              <w:drawing>
                <wp:anchor distT="0" distB="0" distL="114300" distR="114300" simplePos="0" relativeHeight="251746304" behindDoc="0" locked="0" layoutInCell="1" allowOverlap="1" wp14:anchorId="651B0F3B" wp14:editId="70009D9F">
                  <wp:simplePos x="0" y="0"/>
                  <wp:positionH relativeFrom="column">
                    <wp:posOffset>324485</wp:posOffset>
                  </wp:positionH>
                  <wp:positionV relativeFrom="paragraph">
                    <wp:posOffset>2480310</wp:posOffset>
                  </wp:positionV>
                  <wp:extent cx="5441315" cy="635"/>
                  <wp:effectExtent l="0" t="0" r="0" b="0"/>
                  <wp:wrapSquare wrapText="bothSides"/>
                  <wp:docPr id="841896905" name="Text Box 1"/>
                  <wp:cNvGraphicFramePr/>
                  <a:graphic xmlns:a="http://schemas.openxmlformats.org/drawingml/2006/main">
                    <a:graphicData uri="http://schemas.microsoft.com/office/word/2010/wordprocessingShape">
                      <wps:wsp>
                        <wps:cNvSpPr txBox="1"/>
                        <wps:spPr>
                          <a:xfrm>
                            <a:off x="0" y="0"/>
                            <a:ext cx="5441315" cy="635"/>
                          </a:xfrm>
                          <a:prstGeom prst="rect">
                            <a:avLst/>
                          </a:prstGeom>
                          <a:solidFill>
                            <a:prstClr val="white"/>
                          </a:solidFill>
                          <a:ln>
                            <a:noFill/>
                          </a:ln>
                        </wps:spPr>
                        <wps:txbx>
                          <w:txbxContent>
                            <w:p w14:paraId="54E3093E" w14:textId="46A845AB" w:rsidR="00F06043" w:rsidRPr="00275D08" w:rsidRDefault="00F06043">
                              <w:pPr>
                                <w:pStyle w:val="Caption"/>
                                <w:jc w:val="center"/>
                                <w:rPr>
                                  <w:noProof/>
                                </w:rPr>
                                <w:pPrChange w:id="145" w:author="Disha Sharma" w:date="2025-05-08T12:47:00Z" w16du:dateUtc="2025-05-08T07:17:00Z">
                                  <w:pPr>
                                    <w:pStyle w:val="Heading3"/>
                                    <w:ind w:left="1134" w:hanging="1134"/>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B0F3B" id="_x0000_s1045" type="#_x0000_t202" style="position:absolute;left:0;text-align:left;margin-left:25.55pt;margin-top:195.3pt;width:428.4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" stroked="f">
                  <v:textbox style="mso-fit-shape-to-text:t" inset="0,0,0,0">
                    <w:txbxContent>
                      <w:p w14:paraId="54E3093E" w14:textId="46A845AB" w:rsidR="00F06043" w:rsidRPr="00275D08" w:rsidRDefault="00F06043">
                        <w:pPr>
                          <w:pStyle w:val="Caption"/>
                          <w:jc w:val="center"/>
                          <w:rPr>
                            <w:noProof/>
                          </w:rPr>
                          <w:pPrChange w:id="146" w:author="Disha Sharma" w:date="2025-05-08T12:47:00Z" w16du:dateUtc="2025-05-08T07:17:00Z">
                            <w:pPr>
                              <w:pStyle w:val="Heading3"/>
                              <w:ind w:left="1134" w:hanging="1134"/>
                            </w:pPr>
                          </w:pPrChange>
                        </w:pPr>
                      </w:p>
                    </w:txbxContent>
                  </v:textbox>
                  <w10:wrap type="square"/>
                </v:shape>
              </w:pict>
            </mc:Fallback>
          </mc:AlternateContent>
        </w:r>
      </w:ins>
      <w:bookmarkEnd w:id="143"/>
    </w:p>
    <w:p w14:paraId="14ECE65C" w14:textId="77777777" w:rsidR="00F06043" w:rsidRDefault="00F06043" w:rsidP="00E27D8D">
      <w:pPr>
        <w:pStyle w:val="Heading3"/>
        <w:ind w:left="1134" w:right="567" w:hanging="1134"/>
        <w:rPr>
          <w:ins w:id="147" w:author="Disha Sharma" w:date="2025-05-08T12:42:00Z" w16du:dateUtc="2025-05-08T07:12:00Z"/>
          <w:rFonts w:ascii="Times New Roman" w:hAnsi="Times New Roman"/>
          <w:color w:val="111111"/>
        </w:rPr>
      </w:pPr>
    </w:p>
    <w:p w14:paraId="761DF895" w14:textId="77777777" w:rsidR="00F06043" w:rsidRDefault="00F06043" w:rsidP="00E27D8D">
      <w:pPr>
        <w:pStyle w:val="Heading3"/>
        <w:ind w:left="1134" w:right="567" w:hanging="1134"/>
        <w:rPr>
          <w:ins w:id="148" w:author="Disha Sharma" w:date="2025-05-08T12:42:00Z" w16du:dateUtc="2025-05-08T07:12:00Z"/>
          <w:rFonts w:ascii="Times New Roman" w:hAnsi="Times New Roman"/>
          <w:color w:val="111111"/>
        </w:rPr>
      </w:pPr>
    </w:p>
    <w:p w14:paraId="71E72C69" w14:textId="17DE1388" w:rsidR="00F06043" w:rsidRDefault="00F06043" w:rsidP="00E27D8D">
      <w:pPr>
        <w:pStyle w:val="Heading3"/>
        <w:ind w:left="1134" w:right="567" w:hanging="1134"/>
        <w:rPr>
          <w:ins w:id="149" w:author="Disha Sharma" w:date="2025-05-08T12:42:00Z" w16du:dateUtc="2025-05-08T07:12:00Z"/>
          <w:rFonts w:ascii="Times New Roman" w:hAnsi="Times New Roman"/>
          <w:color w:val="111111"/>
        </w:rPr>
      </w:pPr>
    </w:p>
    <w:p w14:paraId="21270E43" w14:textId="67A9EC21" w:rsidR="00F06043" w:rsidRDefault="00526531" w:rsidP="00E27D8D">
      <w:pPr>
        <w:pStyle w:val="Heading3"/>
        <w:ind w:left="1134" w:right="567" w:hanging="1134"/>
        <w:rPr>
          <w:ins w:id="150" w:author="Disha Sharma" w:date="2025-05-08T12:42:00Z" w16du:dateUtc="2025-05-08T07:12:00Z"/>
          <w:rFonts w:ascii="Times New Roman" w:hAnsi="Times New Roman"/>
          <w:color w:val="111111"/>
        </w:rPr>
      </w:pPr>
      <w:bookmarkStart w:id="151" w:name="_Toc197605982"/>
      <w:r>
        <w:rPr>
          <w:noProof/>
        </w:rPr>
        <mc:AlternateContent>
          <mc:Choice Requires="wps">
            <w:drawing>
              <wp:anchor distT="0" distB="0" distL="114300" distR="114300" simplePos="0" relativeHeight="251772928" behindDoc="0" locked="0" layoutInCell="1" allowOverlap="1" wp14:anchorId="102BC694" wp14:editId="19BABF87">
                <wp:simplePos x="0" y="0"/>
                <wp:positionH relativeFrom="column">
                  <wp:posOffset>140335</wp:posOffset>
                </wp:positionH>
                <wp:positionV relativeFrom="paragraph">
                  <wp:posOffset>19050</wp:posOffset>
                </wp:positionV>
                <wp:extent cx="5441315" cy="635"/>
                <wp:effectExtent l="0" t="0" r="0" b="0"/>
                <wp:wrapSquare wrapText="bothSides"/>
                <wp:docPr id="1317735177" name="Text Box 1"/>
                <wp:cNvGraphicFramePr/>
                <a:graphic xmlns:a="http://schemas.openxmlformats.org/drawingml/2006/main">
                  <a:graphicData uri="http://schemas.microsoft.com/office/word/2010/wordprocessingShape">
                    <wps:wsp>
                      <wps:cNvSpPr txBox="1"/>
                      <wps:spPr>
                        <a:xfrm>
                          <a:off x="0" y="0"/>
                          <a:ext cx="5441315" cy="635"/>
                        </a:xfrm>
                        <a:prstGeom prst="rect">
                          <a:avLst/>
                        </a:prstGeom>
                        <a:solidFill>
                          <a:prstClr val="white"/>
                        </a:solidFill>
                        <a:ln>
                          <a:noFill/>
                        </a:ln>
                      </wps:spPr>
                      <wps:txbx>
                        <w:txbxContent>
                          <w:p w14:paraId="002B5839" w14:textId="30858D27" w:rsidR="00EF130A" w:rsidRPr="00E020AD" w:rsidRDefault="00EF130A" w:rsidP="00EF130A">
                            <w:pPr>
                              <w:pStyle w:val="Caption"/>
                              <w:jc w:val="center"/>
                              <w:rPr>
                                <w:rFonts w:asciiTheme="majorHAnsi" w:hAnsiTheme="majorHAnsi"/>
                                <w:noProof/>
                                <w:color w:val="1F4D78" w:themeColor="accent1" w:themeShade="7F"/>
                                <w:sz w:val="24"/>
                                <w:szCs w:val="24"/>
                              </w:rPr>
                            </w:pPr>
                            <w:bookmarkStart w:id="152" w:name="_Toc197605866"/>
                            <w:r>
                              <w:t xml:space="preserve">Figure </w:t>
                            </w:r>
                            <w:fldSimple w:instr=" SEQ Figure \* ARABIC ">
                              <w:r w:rsidR="008E2B32">
                                <w:rPr>
                                  <w:noProof/>
                                </w:rPr>
                                <w:t>24</w:t>
                              </w:r>
                            </w:fldSimple>
                            <w:r>
                              <w:t>: Obfuscated Email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BC694" id="_x0000_s1046" type="#_x0000_t202" style="position:absolute;left:0;text-align:left;margin-left:11.05pt;margin-top:1.5pt;width:428.4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" stroked="f">
                <v:textbox style="mso-fit-shape-to-text:t" inset="0,0,0,0">
                  <w:txbxContent>
                    <w:p w14:paraId="002B5839" w14:textId="30858D27" w:rsidR="00EF130A" w:rsidRPr="00E020AD" w:rsidRDefault="00EF130A" w:rsidP="00EF130A">
                      <w:pPr>
                        <w:pStyle w:val="Caption"/>
                        <w:jc w:val="center"/>
                        <w:rPr>
                          <w:rFonts w:asciiTheme="majorHAnsi" w:hAnsiTheme="majorHAnsi"/>
                          <w:noProof/>
                          <w:color w:val="1F4D78" w:themeColor="accent1" w:themeShade="7F"/>
                          <w:sz w:val="24"/>
                          <w:szCs w:val="24"/>
                        </w:rPr>
                      </w:pPr>
                      <w:bookmarkStart w:id="153" w:name="_Toc197605866"/>
                      <w:r>
                        <w:t xml:space="preserve">Figure </w:t>
                      </w:r>
                      <w:fldSimple w:instr=" SEQ Figure \* ARABIC ">
                        <w:r w:rsidR="008E2B32">
                          <w:rPr>
                            <w:noProof/>
                          </w:rPr>
                          <w:t>24</w:t>
                        </w:r>
                      </w:fldSimple>
                      <w:r>
                        <w:t>: Obfuscated Email</w:t>
                      </w:r>
                      <w:bookmarkEnd w:id="153"/>
                    </w:p>
                  </w:txbxContent>
                </v:textbox>
                <w10:wrap type="square"/>
              </v:shape>
            </w:pict>
          </mc:Fallback>
        </mc:AlternateContent>
      </w:r>
      <w:bookmarkEnd w:id="151"/>
    </w:p>
    <w:p w14:paraId="2E7754D9" w14:textId="2818A8B8" w:rsidR="00F06043" w:rsidRDefault="00526531" w:rsidP="00E27D8D">
      <w:pPr>
        <w:spacing w:line="259" w:lineRule="auto"/>
        <w:ind w:right="567"/>
        <w:jc w:val="left"/>
        <w:rPr>
          <w:ins w:id="154" w:author="Disha Sharma" w:date="2025-05-08T12:42:00Z" w16du:dateUtc="2025-05-08T07:12:00Z"/>
          <w:rFonts w:eastAsiaTheme="majorEastAsia" w:cstheme="majorBidi"/>
          <w:color w:val="111111"/>
          <w:szCs w:val="24"/>
        </w:rPr>
      </w:pPr>
      <w:r>
        <w:rPr>
          <w:noProof/>
        </w:rPr>
        <mc:AlternateContent>
          <mc:Choice Requires="wps">
            <w:drawing>
              <wp:anchor distT="0" distB="0" distL="114300" distR="114300" simplePos="0" relativeHeight="251774976" behindDoc="0" locked="0" layoutInCell="1" allowOverlap="1" wp14:anchorId="3E538830" wp14:editId="6CD08B77">
                <wp:simplePos x="0" y="0"/>
                <wp:positionH relativeFrom="column">
                  <wp:posOffset>-239395</wp:posOffset>
                </wp:positionH>
                <wp:positionV relativeFrom="paragraph">
                  <wp:posOffset>3096895</wp:posOffset>
                </wp:positionV>
                <wp:extent cx="6299835" cy="635"/>
                <wp:effectExtent l="0" t="0" r="0" b="0"/>
                <wp:wrapSquare wrapText="bothSides"/>
                <wp:docPr id="750032655"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4722F602" w14:textId="02B1E01E" w:rsidR="00EF130A" w:rsidRPr="00D65EDE" w:rsidRDefault="00EF130A" w:rsidP="00EF130A">
                            <w:pPr>
                              <w:pStyle w:val="Caption"/>
                              <w:jc w:val="center"/>
                              <w:rPr>
                                <w:noProof/>
                                <w:szCs w:val="22"/>
                              </w:rPr>
                            </w:pPr>
                            <w:bookmarkStart w:id="155" w:name="_Toc197605867"/>
                            <w:r>
                              <w:t xml:space="preserve">Figure </w:t>
                            </w:r>
                            <w:fldSimple w:instr=" SEQ Figure \* ARABIC ">
                              <w:r w:rsidR="008E2B32">
                                <w:rPr>
                                  <w:noProof/>
                                </w:rPr>
                                <w:t>25</w:t>
                              </w:r>
                            </w:fldSimple>
                            <w:r>
                              <w:t>: Result</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38830" id="_x0000_s1047" type="#_x0000_t202" style="position:absolute;margin-left:-18.85pt;margin-top:243.85pt;width:496.0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VCUGgIAAEA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" stroked="f">
                <v:textbox style="mso-fit-shape-to-text:t" inset="0,0,0,0">
                  <w:txbxContent>
                    <w:p w14:paraId="4722F602" w14:textId="02B1E01E" w:rsidR="00EF130A" w:rsidRPr="00D65EDE" w:rsidRDefault="00EF130A" w:rsidP="00EF130A">
                      <w:pPr>
                        <w:pStyle w:val="Caption"/>
                        <w:jc w:val="center"/>
                        <w:rPr>
                          <w:noProof/>
                          <w:szCs w:val="22"/>
                        </w:rPr>
                      </w:pPr>
                      <w:bookmarkStart w:id="156" w:name="_Toc197605867"/>
                      <w:r>
                        <w:t xml:space="preserve">Figure </w:t>
                      </w:r>
                      <w:fldSimple w:instr=" SEQ Figure \* ARABIC ">
                        <w:r w:rsidR="008E2B32">
                          <w:rPr>
                            <w:noProof/>
                          </w:rPr>
                          <w:t>25</w:t>
                        </w:r>
                      </w:fldSimple>
                      <w:r>
                        <w:t>: Result</w:t>
                      </w:r>
                      <w:bookmarkEnd w:id="156"/>
                    </w:p>
                  </w:txbxContent>
                </v:textbox>
                <w10:wrap type="square"/>
              </v:shape>
            </w:pict>
          </mc:Fallback>
        </mc:AlternateContent>
      </w:r>
      <w:ins w:id="157" w:author="Disha Sharma" w:date="2025-05-08T12:42:00Z" w16du:dateUtc="2025-05-08T07:12:00Z">
        <w:r>
          <w:rPr>
            <w:noProof/>
            <w:color w:val="111111"/>
            <w:sz w:val="28"/>
            <w:szCs w:val="28"/>
          </w:rPr>
          <w:drawing>
            <wp:anchor distT="0" distB="0" distL="0" distR="0" simplePos="0" relativeHeight="251727872" behindDoc="0" locked="0" layoutInCell="0" allowOverlap="1" wp14:anchorId="02420067" wp14:editId="61A20603">
              <wp:simplePos x="0" y="0"/>
              <wp:positionH relativeFrom="column">
                <wp:posOffset>-239395</wp:posOffset>
              </wp:positionH>
              <wp:positionV relativeFrom="paragraph">
                <wp:posOffset>1569085</wp:posOffset>
              </wp:positionV>
              <wp:extent cx="6299835" cy="1388110"/>
              <wp:effectExtent l="0" t="0" r="0" b="0"/>
              <wp:wrapSquare wrapText="largest"/>
              <wp:docPr id="3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pic:cNvPicPr>
                        <a:picLocks noChangeAspect="1" noChangeArrowheads="1"/>
                      </pic:cNvPicPr>
                    </pic:nvPicPr>
                    <pic:blipFill>
                      <a:blip r:embed="rId41"/>
                      <a:stretch>
                        <a:fillRect/>
                      </a:stretch>
                    </pic:blipFill>
                    <pic:spPr bwMode="auto">
                      <a:xfrm>
                        <a:off x="0" y="0"/>
                        <a:ext cx="6299835" cy="1388110"/>
                      </a:xfrm>
                      <a:prstGeom prst="rect">
                        <a:avLst/>
                      </a:prstGeom>
                      <a:noFill/>
                    </pic:spPr>
                  </pic:pic>
                </a:graphicData>
              </a:graphic>
            </wp:anchor>
          </w:drawing>
        </w:r>
      </w:ins>
      <w:ins w:id="158" w:author="Disha Sharma" w:date="2025-05-08T12:46:00Z" w16du:dateUtc="2025-05-08T07:16:00Z">
        <w:r w:rsidR="00F06043">
          <w:rPr>
            <w:noProof/>
          </w:rPr>
          <mc:AlternateContent>
            <mc:Choice Requires="wps">
              <w:drawing>
                <wp:anchor distT="0" distB="0" distL="114300" distR="114300" simplePos="0" relativeHeight="251748352" behindDoc="0" locked="0" layoutInCell="1" allowOverlap="1" wp14:anchorId="320E6561" wp14:editId="65F1F0D8">
                  <wp:simplePos x="0" y="0"/>
                  <wp:positionH relativeFrom="column">
                    <wp:posOffset>-144145</wp:posOffset>
                  </wp:positionH>
                  <wp:positionV relativeFrom="paragraph">
                    <wp:posOffset>4100195</wp:posOffset>
                  </wp:positionV>
                  <wp:extent cx="6299835" cy="635"/>
                  <wp:effectExtent l="0" t="0" r="0" b="0"/>
                  <wp:wrapSquare wrapText="bothSides"/>
                  <wp:docPr id="967109050"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35DDE317" w14:textId="2EC73208" w:rsidR="00F06043" w:rsidRPr="008132B9" w:rsidRDefault="00F06043">
                              <w:pPr>
                                <w:pStyle w:val="Caption"/>
                                <w:jc w:val="center"/>
                                <w:rPr>
                                  <w:noProof/>
                                  <w:color w:val="111111"/>
                                  <w:sz w:val="28"/>
                                  <w:szCs w:val="28"/>
                                </w:rPr>
                                <w:pPrChange w:id="159" w:author="Disha Sharma" w:date="2025-05-08T12:47:00Z" w16du:dateUtc="2025-05-08T07:17:00Z">
                                  <w:pPr>
                                    <w:spacing w:line="259" w:lineRule="auto"/>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E6561" id="_x0000_s1048" type="#_x0000_t202" style="position:absolute;margin-left:-11.35pt;margin-top:322.85pt;width:496.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37GwIAAEA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" stroked="f">
                  <v:textbox style="mso-fit-shape-to-text:t" inset="0,0,0,0">
                    <w:txbxContent>
                      <w:p w14:paraId="35DDE317" w14:textId="2EC73208" w:rsidR="00F06043" w:rsidRPr="008132B9" w:rsidRDefault="00F06043">
                        <w:pPr>
                          <w:pStyle w:val="Caption"/>
                          <w:jc w:val="center"/>
                          <w:rPr>
                            <w:noProof/>
                            <w:color w:val="111111"/>
                            <w:sz w:val="28"/>
                            <w:szCs w:val="28"/>
                          </w:rPr>
                          <w:pPrChange w:id="160" w:author="Disha Sharma" w:date="2025-05-08T12:47:00Z" w16du:dateUtc="2025-05-08T07:17:00Z">
                            <w:pPr>
                              <w:spacing w:line="259" w:lineRule="auto"/>
                            </w:pPr>
                          </w:pPrChange>
                        </w:pPr>
                      </w:p>
                    </w:txbxContent>
                  </v:textbox>
                  <w10:wrap type="square"/>
                </v:shape>
              </w:pict>
            </mc:Fallback>
          </mc:AlternateContent>
        </w:r>
      </w:ins>
      <w:ins w:id="161" w:author="Disha Sharma" w:date="2025-05-08T12:42:00Z" w16du:dateUtc="2025-05-08T07:12:00Z">
        <w:r w:rsidR="00F06043">
          <w:rPr>
            <w:color w:val="111111"/>
          </w:rPr>
          <w:br w:type="page"/>
        </w:r>
      </w:ins>
    </w:p>
    <w:p w14:paraId="40589471" w14:textId="447B72E2" w:rsidR="00EF130A" w:rsidRDefault="00EF130A" w:rsidP="00E27D8D">
      <w:pPr>
        <w:pStyle w:val="Heading3"/>
        <w:ind w:left="1134" w:right="567" w:hanging="1134"/>
        <w:rPr>
          <w:rFonts w:ascii="Times New Roman" w:hAnsi="Times New Roman"/>
        </w:rPr>
      </w:pPr>
      <w:bookmarkStart w:id="162" w:name="_Toc197605983"/>
      <w:bookmarkStart w:id="163" w:name="_Hlk197600425"/>
      <w:r>
        <w:rPr>
          <w:rFonts w:ascii="Times New Roman" w:hAnsi="Times New Roman"/>
          <w:color w:val="111111"/>
        </w:rPr>
        <w:lastRenderedPageBreak/>
        <w:t xml:space="preserve">Test case </w:t>
      </w:r>
      <w:r w:rsidR="00526531">
        <w:rPr>
          <w:rFonts w:ascii="Times New Roman" w:hAnsi="Times New Roman"/>
          <w:color w:val="111111"/>
        </w:rPr>
        <w:t>11:</w:t>
      </w:r>
      <w:bookmarkEnd w:id="162"/>
    </w:p>
    <w:p w14:paraId="214394FC" w14:textId="77777777" w:rsidR="00EF130A" w:rsidRDefault="00EF130A" w:rsidP="00E27D8D">
      <w:pPr>
        <w:pStyle w:val="Standard"/>
        <w:ind w:right="567" w:hanging="1134"/>
        <w:rPr>
          <w:szCs w:val="24"/>
        </w:rPr>
      </w:pPr>
      <w:r>
        <w:rPr>
          <w:color w:val="111111"/>
          <w:szCs w:val="24"/>
        </w:rPr>
        <w:t xml:space="preserve">                   An employee (admin) sends an email to another employee (admin) containing a flagged and signed confidential attachment repeatedly where the recipient is unauthorized.</w:t>
      </w:r>
    </w:p>
    <w:p w14:paraId="38B74A89" w14:textId="119E0C09" w:rsidR="00EF130A" w:rsidRDefault="00EF130A" w:rsidP="00E27D8D">
      <w:pPr>
        <w:pStyle w:val="Standard"/>
        <w:ind w:right="567" w:hanging="1134"/>
        <w:jc w:val="center"/>
        <w:rPr>
          <w:szCs w:val="24"/>
        </w:rPr>
      </w:pPr>
      <w:r>
        <w:rPr>
          <w:color w:val="111111"/>
          <w:szCs w:val="24"/>
        </w:rPr>
        <w:t xml:space="preserve">Expected </w:t>
      </w:r>
      <w:r w:rsidR="00526531">
        <w:rPr>
          <w:color w:val="111111"/>
          <w:szCs w:val="24"/>
        </w:rPr>
        <w:t>Outcome:</w:t>
      </w:r>
      <w:r>
        <w:rPr>
          <w:color w:val="111111"/>
          <w:szCs w:val="24"/>
        </w:rPr>
        <w:t xml:space="preserve"> Severity – Medium, Intention – Intentional</w:t>
      </w:r>
    </w:p>
    <w:p w14:paraId="6AB32C14" w14:textId="04B02BA8" w:rsidR="00EF130A" w:rsidRDefault="00EF130A" w:rsidP="00E27D8D">
      <w:pPr>
        <w:pStyle w:val="Standard"/>
        <w:ind w:right="567" w:hanging="1134"/>
        <w:jc w:val="center"/>
        <w:rPr>
          <w:szCs w:val="24"/>
        </w:rPr>
      </w:pPr>
      <w:r>
        <w:rPr>
          <w:color w:val="111111"/>
          <w:szCs w:val="24"/>
        </w:rPr>
        <w:t xml:space="preserve">Actual </w:t>
      </w:r>
      <w:r w:rsidR="00526531">
        <w:rPr>
          <w:color w:val="111111"/>
          <w:szCs w:val="24"/>
        </w:rPr>
        <w:t>Outcome:</w:t>
      </w:r>
      <w:r>
        <w:rPr>
          <w:color w:val="111111"/>
          <w:szCs w:val="24"/>
        </w:rPr>
        <w:t xml:space="preserve"> Severity – Medium, Intention - Intentional</w:t>
      </w:r>
    </w:p>
    <w:bookmarkEnd w:id="163"/>
    <w:p w14:paraId="01696FDB" w14:textId="607D6BA9" w:rsidR="00F06043" w:rsidRDefault="008E2B32">
      <w:pPr>
        <w:pStyle w:val="Standard"/>
        <w:ind w:right="567" w:hanging="1134"/>
        <w:jc w:val="center"/>
        <w:rPr>
          <w:ins w:id="164" w:author="Disha Sharma" w:date="2025-05-08T12:40:00Z" w16du:dateUtc="2025-05-08T07:10:00Z"/>
          <w:szCs w:val="24"/>
        </w:rPr>
        <w:pPrChange w:id="165" w:author="Disha Sharma" w:date="2025-05-08T12:40:00Z" w16du:dateUtc="2025-05-08T07:10:00Z">
          <w:pPr>
            <w:pStyle w:val="Standard"/>
            <w:ind w:hanging="1134"/>
          </w:pPr>
        </w:pPrChange>
      </w:pPr>
      <w:ins w:id="166" w:author="Disha Sharma" w:date="2025-05-08T12:42:00Z" w16du:dateUtc="2025-05-08T07:12:00Z">
        <w:r>
          <w:rPr>
            <w:noProof/>
          </w:rPr>
          <w:drawing>
            <wp:anchor distT="0" distB="0" distL="0" distR="0" simplePos="0" relativeHeight="251729920" behindDoc="0" locked="0" layoutInCell="0" allowOverlap="1" wp14:anchorId="459B7533" wp14:editId="01371C99">
              <wp:simplePos x="0" y="0"/>
              <wp:positionH relativeFrom="column">
                <wp:posOffset>939800</wp:posOffset>
              </wp:positionH>
              <wp:positionV relativeFrom="paragraph">
                <wp:posOffset>207010</wp:posOffset>
              </wp:positionV>
              <wp:extent cx="3769360" cy="3863975"/>
              <wp:effectExtent l="0" t="0" r="0" b="0"/>
              <wp:wrapSquare wrapText="largest"/>
              <wp:docPr id="3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pic:cNvPicPr>
                        <a:picLocks noChangeAspect="1" noChangeArrowheads="1"/>
                      </pic:cNvPicPr>
                    </pic:nvPicPr>
                    <pic:blipFill>
                      <a:blip r:embed="rId42"/>
                      <a:stretch>
                        <a:fillRect/>
                      </a:stretch>
                    </pic:blipFill>
                    <pic:spPr bwMode="auto">
                      <a:xfrm>
                        <a:off x="0" y="0"/>
                        <a:ext cx="3769360" cy="3863975"/>
                      </a:xfrm>
                      <a:prstGeom prst="rect">
                        <a:avLst/>
                      </a:prstGeom>
                      <a:noFill/>
                    </pic:spPr>
                  </pic:pic>
                </a:graphicData>
              </a:graphic>
            </wp:anchor>
          </w:drawing>
        </w:r>
      </w:ins>
    </w:p>
    <w:p w14:paraId="5E2B4920" w14:textId="1E54FACA" w:rsidR="00F06043" w:rsidDel="00F06043" w:rsidRDefault="00F06043" w:rsidP="00E27D8D">
      <w:pPr>
        <w:ind w:right="567"/>
        <w:rPr>
          <w:del w:id="167" w:author="Disha Sharma" w:date="2025-05-08T12:39:00Z" w16du:dateUtc="2025-05-08T07:09:00Z"/>
        </w:rPr>
      </w:pPr>
      <w:ins w:id="168" w:author="Disha Sharma" w:date="2025-05-08T12:44:00Z" w16du:dateUtc="2025-05-08T07:14:00Z">
        <w:r>
          <w:rPr>
            <w:noProof/>
          </w:rPr>
          <mc:AlternateContent>
            <mc:Choice Requires="wps">
              <w:drawing>
                <wp:anchor distT="0" distB="0" distL="114300" distR="114300" simplePos="0" relativeHeight="251736064" behindDoc="0" locked="0" layoutInCell="1" allowOverlap="1" wp14:anchorId="7E1F04E2" wp14:editId="439B619B">
                  <wp:simplePos x="0" y="0"/>
                  <wp:positionH relativeFrom="column">
                    <wp:posOffset>939800</wp:posOffset>
                  </wp:positionH>
                  <wp:positionV relativeFrom="paragraph">
                    <wp:posOffset>4119245</wp:posOffset>
                  </wp:positionV>
                  <wp:extent cx="3769360" cy="635"/>
                  <wp:effectExtent l="0" t="0" r="0" b="0"/>
                  <wp:wrapSquare wrapText="bothSides"/>
                  <wp:docPr id="395855234" name="Text Box 1"/>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0E9534BE" w14:textId="1332CF3E" w:rsidR="00F06043" w:rsidRPr="002A5E86" w:rsidRDefault="00F06043">
                              <w:pPr>
                                <w:pStyle w:val="Caption"/>
                                <w:rPr>
                                  <w:noProof/>
                                </w:rPr>
                                <w:pPrChange w:id="169" w:author="Disha Sharma" w:date="2025-05-08T12:44:00Z" w16du:dateUtc="2025-05-08T07:14:00Z">
                                  <w:pPr/>
                                </w:pPrChange>
                              </w:pPr>
                              <w:bookmarkStart w:id="170" w:name="_Toc197605868"/>
                              <w:ins w:id="171" w:author="Disha Sharma" w:date="2025-05-08T12:44:00Z" w16du:dateUtc="2025-05-08T07:14:00Z">
                                <w:r>
                                  <w:t xml:space="preserve">Figure </w:t>
                                </w:r>
                                <w:r>
                                  <w:fldChar w:fldCharType="begin"/>
                                </w:r>
                                <w:r>
                                  <w:instrText xml:space="preserve"> SEQ Figure \* ARABIC </w:instrText>
                                </w:r>
                              </w:ins>
                              <w:r>
                                <w:fldChar w:fldCharType="separate"/>
                              </w:r>
                              <w:r w:rsidR="008E2B32">
                                <w:rPr>
                                  <w:noProof/>
                                </w:rPr>
                                <w:t>26</w:t>
                              </w:r>
                              <w:bookmarkEnd w:id="170"/>
                              <w:ins w:id="172" w:author="Disha Sharma" w:date="2025-05-08T12:44:00Z" w16du:dateUtc="2025-05-08T07:14: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F04E2" id="_x0000_s1049" type="#_x0000_t202" style="position:absolute;left:0;text-align:left;margin-left:74pt;margin-top:324.35pt;width:29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81GwIAAEAEAAAOAAAAZHJzL2Uyb0RvYy54bWysU02P0zAQvSPxHyzfafohCk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" stroked="f">
                  <v:textbox style="mso-fit-shape-to-text:t" inset="0,0,0,0">
                    <w:txbxContent>
                      <w:p w14:paraId="0E9534BE" w14:textId="1332CF3E" w:rsidR="00F06043" w:rsidRPr="002A5E86" w:rsidRDefault="00F06043">
                        <w:pPr>
                          <w:pStyle w:val="Caption"/>
                          <w:rPr>
                            <w:noProof/>
                          </w:rPr>
                          <w:pPrChange w:id="173" w:author="Disha Sharma" w:date="2025-05-08T12:44:00Z" w16du:dateUtc="2025-05-08T07:14:00Z">
                            <w:pPr/>
                          </w:pPrChange>
                        </w:pPr>
                        <w:bookmarkStart w:id="174" w:name="_Toc197605868"/>
                        <w:ins w:id="175" w:author="Disha Sharma" w:date="2025-05-08T12:44:00Z" w16du:dateUtc="2025-05-08T07:14:00Z">
                          <w:r>
                            <w:t xml:space="preserve">Figure </w:t>
                          </w:r>
                          <w:r>
                            <w:fldChar w:fldCharType="begin"/>
                          </w:r>
                          <w:r>
                            <w:instrText xml:space="preserve"> SEQ Figure \* ARABIC </w:instrText>
                          </w:r>
                        </w:ins>
                        <w:r>
                          <w:fldChar w:fldCharType="separate"/>
                        </w:r>
                        <w:r w:rsidR="008E2B32">
                          <w:rPr>
                            <w:noProof/>
                          </w:rPr>
                          <w:t>26</w:t>
                        </w:r>
                        <w:bookmarkEnd w:id="174"/>
                        <w:ins w:id="176" w:author="Disha Sharma" w:date="2025-05-08T12:44:00Z" w16du:dateUtc="2025-05-08T07:14:00Z">
                          <w:r>
                            <w:fldChar w:fldCharType="end"/>
                          </w:r>
                        </w:ins>
                      </w:p>
                    </w:txbxContent>
                  </v:textbox>
                  <w10:wrap type="square"/>
                </v:shape>
              </w:pict>
            </mc:Fallback>
          </mc:AlternateContent>
        </w:r>
      </w:ins>
      <w:ins w:id="177" w:author="Disha Sharma" w:date="2025-05-08T12:46:00Z" w16du:dateUtc="2025-05-08T07:16:00Z">
        <w:r>
          <w:rPr>
            <w:noProof/>
          </w:rPr>
          <mc:AlternateContent>
            <mc:Choice Requires="wps">
              <w:drawing>
                <wp:anchor distT="0" distB="0" distL="114300" distR="114300" simplePos="0" relativeHeight="251750400" behindDoc="0" locked="0" layoutInCell="1" allowOverlap="1" wp14:anchorId="4C34211B" wp14:editId="12FA235A">
                  <wp:simplePos x="0" y="0"/>
                  <wp:positionH relativeFrom="column">
                    <wp:posOffset>939800</wp:posOffset>
                  </wp:positionH>
                  <wp:positionV relativeFrom="paragraph">
                    <wp:posOffset>4119245</wp:posOffset>
                  </wp:positionV>
                  <wp:extent cx="3769360" cy="635"/>
                  <wp:effectExtent l="0" t="0" r="0" b="0"/>
                  <wp:wrapSquare wrapText="bothSides"/>
                  <wp:docPr id="1522321932" name="Text Box 1"/>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7CF032F3" w14:textId="535600F0" w:rsidR="00F06043" w:rsidRPr="00D97C4A" w:rsidRDefault="00F06043">
                              <w:pPr>
                                <w:pStyle w:val="Caption"/>
                                <w:jc w:val="center"/>
                                <w:rPr>
                                  <w:noProof/>
                                </w:rPr>
                                <w:pPrChange w:id="178" w:author="Disha Sharma" w:date="2025-05-08T12:47:00Z" w16du:dateUtc="2025-05-08T07:17: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4211B" id="_x0000_s1050" type="#_x0000_t202" style="position:absolute;left:0;text-align:left;margin-left:74pt;margin-top:324.35pt;width:296.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" stroked="f">
                  <v:textbox style="mso-fit-shape-to-text:t" inset="0,0,0,0">
                    <w:txbxContent>
                      <w:p w14:paraId="7CF032F3" w14:textId="535600F0" w:rsidR="00F06043" w:rsidRPr="00D97C4A" w:rsidRDefault="00F06043">
                        <w:pPr>
                          <w:pStyle w:val="Caption"/>
                          <w:jc w:val="center"/>
                          <w:rPr>
                            <w:noProof/>
                          </w:rPr>
                          <w:pPrChange w:id="179" w:author="Disha Sharma" w:date="2025-05-08T12:47:00Z" w16du:dateUtc="2025-05-08T07:17:00Z">
                            <w:pPr/>
                          </w:pPrChange>
                        </w:pPr>
                      </w:p>
                    </w:txbxContent>
                  </v:textbox>
                  <w10:wrap type="square"/>
                </v:shape>
              </w:pict>
            </mc:Fallback>
          </mc:AlternateContent>
        </w:r>
      </w:ins>
    </w:p>
    <w:p w14:paraId="32606002" w14:textId="11E3FA4A" w:rsidR="00CA3393" w:rsidRDefault="00EF130A" w:rsidP="00E27D8D">
      <w:pPr>
        <w:spacing w:line="259" w:lineRule="auto"/>
        <w:ind w:right="567"/>
        <w:jc w:val="left"/>
      </w:pPr>
      <w:r>
        <w:rPr>
          <w:noProof/>
        </w:rPr>
        <mc:AlternateContent>
          <mc:Choice Requires="wps">
            <w:drawing>
              <wp:anchor distT="0" distB="0" distL="114300" distR="114300" simplePos="0" relativeHeight="251779072" behindDoc="0" locked="0" layoutInCell="1" allowOverlap="1" wp14:anchorId="03198894" wp14:editId="4A8589F8">
                <wp:simplePos x="0" y="0"/>
                <wp:positionH relativeFrom="column">
                  <wp:posOffset>-166894</wp:posOffset>
                </wp:positionH>
                <wp:positionV relativeFrom="paragraph">
                  <wp:posOffset>4877157</wp:posOffset>
                </wp:positionV>
                <wp:extent cx="6299835" cy="635"/>
                <wp:effectExtent l="0" t="0" r="0" b="0"/>
                <wp:wrapSquare wrapText="bothSides"/>
                <wp:docPr id="438756892"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1ECC081E" w14:textId="4E48FB04" w:rsidR="00EF130A" w:rsidRPr="00E075EF" w:rsidRDefault="00EF130A" w:rsidP="00EF130A">
                            <w:pPr>
                              <w:pStyle w:val="Caption"/>
                              <w:jc w:val="center"/>
                              <w:rPr>
                                <w:noProof/>
                                <w:szCs w:val="22"/>
                              </w:rPr>
                            </w:pPr>
                            <w:bookmarkStart w:id="180" w:name="_Toc197605870"/>
                            <w:r>
                              <w:t xml:space="preserve">Figure </w:t>
                            </w:r>
                            <w:fldSimple w:instr=" SEQ Figure \* ARABIC ">
                              <w:r w:rsidR="008E2B32">
                                <w:rPr>
                                  <w:noProof/>
                                </w:rPr>
                                <w:t>28</w:t>
                              </w:r>
                            </w:fldSimple>
                            <w:r>
                              <w:t>: Result 1</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98894" id="_x0000_s1051" type="#_x0000_t202" style="position:absolute;margin-left:-13.15pt;margin-top:384.05pt;width:496.0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8IA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" stroked="f">
                <v:textbox style="mso-fit-shape-to-text:t" inset="0,0,0,0">
                  <w:txbxContent>
                    <w:p w14:paraId="1ECC081E" w14:textId="4E48FB04" w:rsidR="00EF130A" w:rsidRPr="00E075EF" w:rsidRDefault="00EF130A" w:rsidP="00EF130A">
                      <w:pPr>
                        <w:pStyle w:val="Caption"/>
                        <w:jc w:val="center"/>
                        <w:rPr>
                          <w:noProof/>
                          <w:szCs w:val="22"/>
                        </w:rPr>
                      </w:pPr>
                      <w:bookmarkStart w:id="181" w:name="_Toc197605870"/>
                      <w:r>
                        <w:t xml:space="preserve">Figure </w:t>
                      </w:r>
                      <w:fldSimple w:instr=" SEQ Figure \* ARABIC ">
                        <w:r w:rsidR="008E2B32">
                          <w:rPr>
                            <w:noProof/>
                          </w:rPr>
                          <w:t>28</w:t>
                        </w:r>
                      </w:fldSimple>
                      <w:r>
                        <w:t>: Result 1</w:t>
                      </w:r>
                      <w:bookmarkEnd w:id="181"/>
                    </w:p>
                  </w:txbxContent>
                </v:textbox>
                <w10:wrap type="square"/>
              </v:shape>
            </w:pict>
          </mc:Fallback>
        </mc:AlternateContent>
      </w:r>
      <w:r>
        <w:rPr>
          <w:noProof/>
        </w:rPr>
        <mc:AlternateContent>
          <mc:Choice Requires="wps">
            <w:drawing>
              <wp:anchor distT="0" distB="0" distL="114300" distR="114300" simplePos="0" relativeHeight="251781120" behindDoc="0" locked="0" layoutInCell="1" allowOverlap="1" wp14:anchorId="16BC6E46" wp14:editId="4F63A4EB">
                <wp:simplePos x="0" y="0"/>
                <wp:positionH relativeFrom="column">
                  <wp:posOffset>-101600</wp:posOffset>
                </wp:positionH>
                <wp:positionV relativeFrom="paragraph">
                  <wp:posOffset>6293485</wp:posOffset>
                </wp:positionV>
                <wp:extent cx="6299835" cy="635"/>
                <wp:effectExtent l="0" t="0" r="0" b="0"/>
                <wp:wrapSquare wrapText="bothSides"/>
                <wp:docPr id="17759857"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7287A27D" w14:textId="569D9291" w:rsidR="00EF130A" w:rsidRPr="009A14ED" w:rsidRDefault="00EF130A" w:rsidP="00EF130A">
                            <w:pPr>
                              <w:pStyle w:val="Caption"/>
                              <w:jc w:val="center"/>
                              <w:rPr>
                                <w:noProof/>
                                <w:szCs w:val="22"/>
                              </w:rPr>
                            </w:pPr>
                            <w:bookmarkStart w:id="182" w:name="_Toc197605871"/>
                            <w:r>
                              <w:t xml:space="preserve">Figure </w:t>
                            </w:r>
                            <w:fldSimple w:instr=" SEQ Figure \* ARABIC ">
                              <w:r w:rsidR="008E2B32">
                                <w:rPr>
                                  <w:noProof/>
                                </w:rPr>
                                <w:t>29</w:t>
                              </w:r>
                            </w:fldSimple>
                            <w:r>
                              <w:t>: Result 2</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6E46" id="_x0000_s1052" type="#_x0000_t202" style="position:absolute;margin-left:-8pt;margin-top:495.55pt;width:49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69vGwIAAEA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" stroked="f">
                <v:textbox style="mso-fit-shape-to-text:t" inset="0,0,0,0">
                  <w:txbxContent>
                    <w:p w14:paraId="7287A27D" w14:textId="569D9291" w:rsidR="00EF130A" w:rsidRPr="009A14ED" w:rsidRDefault="00EF130A" w:rsidP="00EF130A">
                      <w:pPr>
                        <w:pStyle w:val="Caption"/>
                        <w:jc w:val="center"/>
                        <w:rPr>
                          <w:noProof/>
                          <w:szCs w:val="22"/>
                        </w:rPr>
                      </w:pPr>
                      <w:bookmarkStart w:id="183" w:name="_Toc197605871"/>
                      <w:r>
                        <w:t xml:space="preserve">Figure </w:t>
                      </w:r>
                      <w:fldSimple w:instr=" SEQ Figure \* ARABIC ">
                        <w:r w:rsidR="008E2B32">
                          <w:rPr>
                            <w:noProof/>
                          </w:rPr>
                          <w:t>29</w:t>
                        </w:r>
                      </w:fldSimple>
                      <w:r>
                        <w:t>: Result 2</w:t>
                      </w:r>
                      <w:bookmarkEnd w:id="183"/>
                    </w:p>
                  </w:txbxContent>
                </v:textbox>
                <w10:wrap type="square"/>
              </v:shape>
            </w:pict>
          </mc:Fallback>
        </mc:AlternateContent>
      </w:r>
      <w:ins w:id="184" w:author="Disha Sharma" w:date="2025-05-08T12:42:00Z" w16du:dateUtc="2025-05-08T07:12:00Z">
        <w:r>
          <w:rPr>
            <w:noProof/>
          </w:rPr>
          <w:drawing>
            <wp:anchor distT="0" distB="0" distL="0" distR="0" simplePos="0" relativeHeight="251734016" behindDoc="0" locked="0" layoutInCell="0" allowOverlap="1" wp14:anchorId="0DDD995E" wp14:editId="1212BA13">
              <wp:simplePos x="0" y="0"/>
              <wp:positionH relativeFrom="column">
                <wp:posOffset>-101730</wp:posOffset>
              </wp:positionH>
              <wp:positionV relativeFrom="paragraph">
                <wp:posOffset>5747594</wp:posOffset>
              </wp:positionV>
              <wp:extent cx="6299835" cy="488950"/>
              <wp:effectExtent l="0" t="0" r="0" b="0"/>
              <wp:wrapSquare wrapText="largest"/>
              <wp:docPr id="3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pic:cNvPicPr>
                        <a:picLocks noChangeAspect="1" noChangeArrowheads="1"/>
                      </pic:cNvPicPr>
                    </pic:nvPicPr>
                    <pic:blipFill>
                      <a:blip r:embed="rId43"/>
                      <a:stretch>
                        <a:fillRect/>
                      </a:stretch>
                    </pic:blipFill>
                    <pic:spPr bwMode="auto">
                      <a:xfrm>
                        <a:off x="0" y="0"/>
                        <a:ext cx="6299835" cy="488950"/>
                      </a:xfrm>
                      <a:prstGeom prst="rect">
                        <a:avLst/>
                      </a:prstGeom>
                      <a:noFill/>
                    </pic:spPr>
                  </pic:pic>
                </a:graphicData>
              </a:graphic>
            </wp:anchor>
          </w:drawing>
        </w:r>
      </w:ins>
      <w:ins w:id="185" w:author="Disha Sharma" w:date="2025-05-08T12:46:00Z" w16du:dateUtc="2025-05-08T07:16:00Z">
        <w:r w:rsidR="00F06043">
          <w:rPr>
            <w:noProof/>
          </w:rPr>
          <mc:AlternateContent>
            <mc:Choice Requires="wps">
              <w:drawing>
                <wp:anchor distT="0" distB="0" distL="114300" distR="114300" simplePos="0" relativeHeight="251752448" behindDoc="0" locked="0" layoutInCell="1" allowOverlap="1" wp14:anchorId="1088EDD9" wp14:editId="677B24FA">
                  <wp:simplePos x="0" y="0"/>
                  <wp:positionH relativeFrom="column">
                    <wp:posOffset>-273685</wp:posOffset>
                  </wp:positionH>
                  <wp:positionV relativeFrom="paragraph">
                    <wp:posOffset>4885690</wp:posOffset>
                  </wp:positionV>
                  <wp:extent cx="6299835" cy="635"/>
                  <wp:effectExtent l="0" t="0" r="0" b="0"/>
                  <wp:wrapSquare wrapText="bothSides"/>
                  <wp:docPr id="1361182211"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22B498CB" w14:textId="582D6D2F" w:rsidR="00F06043" w:rsidRPr="00577DED" w:rsidRDefault="00F06043">
                              <w:pPr>
                                <w:pStyle w:val="Caption"/>
                                <w:jc w:val="center"/>
                                <w:rPr>
                                  <w:noProof/>
                                </w:rPr>
                                <w:pPrChange w:id="186" w:author="Disha Sharma" w:date="2025-05-08T12:47:00Z" w16du:dateUtc="2025-05-08T07:17:00Z">
                                  <w:pPr>
                                    <w:spacing w:line="259" w:lineRule="auto"/>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EDD9" id="_x0000_s1053" type="#_x0000_t202" style="position:absolute;margin-left:-21.55pt;margin-top:384.7pt;width:49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tKGwIAAEAEAAAOAAAAZHJzL2Uyb0RvYy54bWysU8Fu2zAMvQ/YPwi6L04yLG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" stroked="f">
                  <v:textbox style="mso-fit-shape-to-text:t" inset="0,0,0,0">
                    <w:txbxContent>
                      <w:p w14:paraId="22B498CB" w14:textId="582D6D2F" w:rsidR="00F06043" w:rsidRPr="00577DED" w:rsidRDefault="00F06043">
                        <w:pPr>
                          <w:pStyle w:val="Caption"/>
                          <w:jc w:val="center"/>
                          <w:rPr>
                            <w:noProof/>
                          </w:rPr>
                          <w:pPrChange w:id="187" w:author="Disha Sharma" w:date="2025-05-08T12:47:00Z" w16du:dateUtc="2025-05-08T07:17:00Z">
                            <w:pPr>
                              <w:spacing w:line="259" w:lineRule="auto"/>
                            </w:pPr>
                          </w:pPrChange>
                        </w:pPr>
                      </w:p>
                    </w:txbxContent>
                  </v:textbox>
                  <w10:wrap type="square"/>
                </v:shape>
              </w:pict>
            </mc:Fallback>
          </mc:AlternateContent>
        </w:r>
      </w:ins>
    </w:p>
    <w:p w14:paraId="43D8A009" w14:textId="3D25D187" w:rsidR="00CA3393" w:rsidRDefault="008E2B32" w:rsidP="00E27D8D">
      <w:pPr>
        <w:spacing w:line="259" w:lineRule="auto"/>
        <w:ind w:right="567"/>
        <w:jc w:val="left"/>
      </w:pPr>
      <w:r>
        <w:rPr>
          <w:noProof/>
        </w:rPr>
        <mc:AlternateContent>
          <mc:Choice Requires="wps">
            <w:drawing>
              <wp:anchor distT="0" distB="0" distL="114300" distR="114300" simplePos="0" relativeHeight="251777024" behindDoc="0" locked="0" layoutInCell="1" allowOverlap="1" wp14:anchorId="065FF9C7" wp14:editId="5B1BB6E8">
                <wp:simplePos x="0" y="0"/>
                <wp:positionH relativeFrom="column">
                  <wp:posOffset>939800</wp:posOffset>
                </wp:positionH>
                <wp:positionV relativeFrom="paragraph">
                  <wp:posOffset>3504565</wp:posOffset>
                </wp:positionV>
                <wp:extent cx="3769360" cy="635"/>
                <wp:effectExtent l="0" t="0" r="0" b="0"/>
                <wp:wrapSquare wrapText="bothSides"/>
                <wp:docPr id="765263136" name="Text Box 1"/>
                <wp:cNvGraphicFramePr/>
                <a:graphic xmlns:a="http://schemas.openxmlformats.org/drawingml/2006/main">
                  <a:graphicData uri="http://schemas.microsoft.com/office/word/2010/wordprocessingShape">
                    <wps:wsp>
                      <wps:cNvSpPr txBox="1"/>
                      <wps:spPr>
                        <a:xfrm>
                          <a:off x="0" y="0"/>
                          <a:ext cx="3769360" cy="635"/>
                        </a:xfrm>
                        <a:prstGeom prst="rect">
                          <a:avLst/>
                        </a:prstGeom>
                        <a:solidFill>
                          <a:prstClr val="white"/>
                        </a:solidFill>
                        <a:ln>
                          <a:noFill/>
                        </a:ln>
                      </wps:spPr>
                      <wps:txbx>
                        <w:txbxContent>
                          <w:p w14:paraId="3E2AA79E" w14:textId="1CABF49F" w:rsidR="00EF130A" w:rsidRPr="00704FDF" w:rsidRDefault="00EF130A" w:rsidP="00EF130A">
                            <w:pPr>
                              <w:pStyle w:val="Caption"/>
                              <w:jc w:val="center"/>
                              <w:rPr>
                                <w:noProof/>
                                <w:szCs w:val="22"/>
                              </w:rPr>
                            </w:pPr>
                            <w:bookmarkStart w:id="188" w:name="_Toc197605869"/>
                            <w:r>
                              <w:t xml:space="preserve">Figure </w:t>
                            </w:r>
                            <w:fldSimple w:instr=" SEQ Figure \* ARABIC ">
                              <w:r w:rsidR="008E2B32">
                                <w:rPr>
                                  <w:noProof/>
                                </w:rPr>
                                <w:t>27</w:t>
                              </w:r>
                            </w:fldSimple>
                            <w:r>
                              <w:t>: Confidential Attachment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FF9C7" id="_x0000_s1054" type="#_x0000_t202" style="position:absolute;margin-left:74pt;margin-top:275.95pt;width:29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" stroked="f">
                <v:textbox style="mso-fit-shape-to-text:t" inset="0,0,0,0">
                  <w:txbxContent>
                    <w:p w14:paraId="3E2AA79E" w14:textId="1CABF49F" w:rsidR="00EF130A" w:rsidRPr="00704FDF" w:rsidRDefault="00EF130A" w:rsidP="00EF130A">
                      <w:pPr>
                        <w:pStyle w:val="Caption"/>
                        <w:jc w:val="center"/>
                        <w:rPr>
                          <w:noProof/>
                          <w:szCs w:val="22"/>
                        </w:rPr>
                      </w:pPr>
                      <w:bookmarkStart w:id="189" w:name="_Toc197605869"/>
                      <w:r>
                        <w:t xml:space="preserve">Figure </w:t>
                      </w:r>
                      <w:fldSimple w:instr=" SEQ Figure \* ARABIC ">
                        <w:r w:rsidR="008E2B32">
                          <w:rPr>
                            <w:noProof/>
                          </w:rPr>
                          <w:t>27</w:t>
                        </w:r>
                      </w:fldSimple>
                      <w:r>
                        <w:t>: Confidential Attachment</w:t>
                      </w:r>
                      <w:bookmarkEnd w:id="189"/>
                    </w:p>
                  </w:txbxContent>
                </v:textbox>
                <w10:wrap type="square"/>
              </v:shape>
            </w:pict>
          </mc:Fallback>
        </mc:AlternateContent>
      </w:r>
      <w:ins w:id="190" w:author="Disha Sharma" w:date="2025-05-08T12:42:00Z" w16du:dateUtc="2025-05-08T07:12:00Z">
        <w:r>
          <w:rPr>
            <w:noProof/>
            <w:color w:val="111111"/>
            <w:szCs w:val="24"/>
          </w:rPr>
          <w:drawing>
            <wp:anchor distT="0" distB="0" distL="0" distR="0" simplePos="0" relativeHeight="251731968" behindDoc="0" locked="0" layoutInCell="0" allowOverlap="1" wp14:anchorId="796A7FAC" wp14:editId="0BB088EB">
              <wp:simplePos x="0" y="0"/>
              <wp:positionH relativeFrom="column">
                <wp:posOffset>-166370</wp:posOffset>
              </wp:positionH>
              <wp:positionV relativeFrom="paragraph">
                <wp:posOffset>4135755</wp:posOffset>
              </wp:positionV>
              <wp:extent cx="6299835" cy="589280"/>
              <wp:effectExtent l="0" t="0" r="5715" b="1270"/>
              <wp:wrapSquare wrapText="largest"/>
              <wp:docPr id="37"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pic:cNvPicPr>
                        <a:picLocks noChangeAspect="1" noChangeArrowheads="1"/>
                      </pic:cNvPicPr>
                    </pic:nvPicPr>
                    <pic:blipFill>
                      <a:blip r:embed="rId44"/>
                      <a:stretch>
                        <a:fillRect/>
                      </a:stretch>
                    </pic:blipFill>
                    <pic:spPr bwMode="auto">
                      <a:xfrm>
                        <a:off x="0" y="0"/>
                        <a:ext cx="6299835" cy="589280"/>
                      </a:xfrm>
                      <a:prstGeom prst="rect">
                        <a:avLst/>
                      </a:prstGeom>
                      <a:noFill/>
                    </pic:spPr>
                  </pic:pic>
                </a:graphicData>
              </a:graphic>
            </wp:anchor>
          </w:drawing>
        </w:r>
      </w:ins>
      <w:r w:rsidR="00CA3393">
        <w:br w:type="page"/>
      </w:r>
    </w:p>
    <w:p w14:paraId="7FD5F735" w14:textId="14E135C2" w:rsidR="00F85E31" w:rsidRDefault="006151BB" w:rsidP="00E27D8D">
      <w:pPr>
        <w:pStyle w:val="ChapterTitle"/>
        <w:ind w:right="567"/>
      </w:pPr>
      <w:bookmarkStart w:id="191" w:name="_Toc197605984"/>
      <w:r>
        <w:lastRenderedPageBreak/>
        <w:t>C</w:t>
      </w:r>
      <w:r w:rsidR="00E27D8D">
        <w:t>ONCLUSION</w:t>
      </w:r>
      <w:bookmarkEnd w:id="191"/>
    </w:p>
    <w:p w14:paraId="3A367E19" w14:textId="7AE5B36A" w:rsidR="00526531" w:rsidRPr="00526531" w:rsidRDefault="00526531" w:rsidP="00526531">
      <w:pPr>
        <w:pStyle w:val="TopicHeader"/>
      </w:pPr>
      <w:bookmarkStart w:id="192" w:name="_Toc197605985"/>
      <w:r>
        <w:t>Final Thoughts</w:t>
      </w:r>
      <w:bookmarkEnd w:id="192"/>
    </w:p>
    <w:p w14:paraId="543EDA93" w14:textId="77777777" w:rsidR="00CA3393" w:rsidRDefault="00CA3393" w:rsidP="00E27D8D">
      <w:pPr>
        <w:pStyle w:val="Standard"/>
        <w:ind w:right="567"/>
        <w:rPr>
          <w:color w:val="111111"/>
          <w:szCs w:val="24"/>
        </w:rPr>
      </w:pPr>
      <w:bookmarkStart w:id="193" w:name="_Hlk197602181"/>
      <w:r>
        <w:rPr>
          <w:color w:val="111111"/>
          <w:szCs w:val="24"/>
        </w:rPr>
        <w:t xml:space="preserve">The current scope of the project includes insider threat detection for data exfiltration via email, particularly within small to medium-sized organizations. By combining static rule-based detection with fuzzy hashing, NLP-based content analysis, and Gmail API integration, the system provides real-time alerts, severity-based threat classification, and detailed logging. It effectively distinguishes between careless and malicious insider behaviour while minimizing false positives. Experimental results demonstrate strong detection accuracy and responsiveness across both typical and edge-case scenarios. The tool offers a lightweight, customizable alternative to existing enterprise DLP solutions, making it especially valuable for resource-constrained environments.  </w:t>
      </w:r>
    </w:p>
    <w:bookmarkEnd w:id="193"/>
    <w:p w14:paraId="36710028" w14:textId="77777777" w:rsidR="00CA3393" w:rsidRPr="00CA3393" w:rsidRDefault="00CA3393" w:rsidP="00E27D8D">
      <w:pPr>
        <w:ind w:right="567"/>
      </w:pPr>
    </w:p>
    <w:p w14:paraId="5971C6C8" w14:textId="4AE63C95" w:rsidR="006151BB" w:rsidRPr="006151BB" w:rsidRDefault="006151BB" w:rsidP="00E27D8D">
      <w:pPr>
        <w:pStyle w:val="ParaGraph"/>
        <w:ind w:right="567"/>
      </w:pPr>
    </w:p>
    <w:p w14:paraId="2E07A899" w14:textId="77777777" w:rsidR="00F85E31" w:rsidRDefault="00F85E31" w:rsidP="00E27D8D">
      <w:pPr>
        <w:pStyle w:val="Default"/>
        <w:spacing w:line="276" w:lineRule="auto"/>
        <w:ind w:right="567"/>
        <w:jc w:val="both"/>
        <w:rPr>
          <w:b/>
          <w:bCs/>
          <w:sz w:val="28"/>
          <w:szCs w:val="28"/>
        </w:rPr>
      </w:pPr>
    </w:p>
    <w:p w14:paraId="6804E72C" w14:textId="77777777" w:rsidR="00F85E31" w:rsidRDefault="00F85E31" w:rsidP="00E27D8D">
      <w:pPr>
        <w:pStyle w:val="Default"/>
        <w:spacing w:line="276" w:lineRule="auto"/>
        <w:ind w:right="567"/>
        <w:jc w:val="both"/>
        <w:rPr>
          <w:b/>
          <w:bCs/>
          <w:sz w:val="28"/>
          <w:szCs w:val="28"/>
        </w:rPr>
      </w:pPr>
    </w:p>
    <w:p w14:paraId="7D20DA5D" w14:textId="77777777" w:rsidR="00F85E31" w:rsidRDefault="00F85E31" w:rsidP="00E27D8D">
      <w:pPr>
        <w:pStyle w:val="Default"/>
        <w:spacing w:line="276" w:lineRule="auto"/>
        <w:ind w:right="567"/>
        <w:jc w:val="both"/>
        <w:rPr>
          <w:b/>
          <w:bCs/>
          <w:sz w:val="28"/>
          <w:szCs w:val="28"/>
        </w:rPr>
      </w:pPr>
    </w:p>
    <w:p w14:paraId="1A5DAB36" w14:textId="77777777" w:rsidR="00F85E31" w:rsidRDefault="00F85E31" w:rsidP="00E27D8D">
      <w:pPr>
        <w:pStyle w:val="Default"/>
        <w:spacing w:line="276" w:lineRule="auto"/>
        <w:ind w:right="567"/>
        <w:jc w:val="both"/>
        <w:rPr>
          <w:b/>
          <w:bCs/>
          <w:sz w:val="28"/>
          <w:szCs w:val="28"/>
        </w:rPr>
      </w:pPr>
    </w:p>
    <w:p w14:paraId="778A6C63" w14:textId="77777777" w:rsidR="00F85E31" w:rsidRDefault="00F85E31" w:rsidP="00E27D8D">
      <w:pPr>
        <w:pStyle w:val="Default"/>
        <w:spacing w:line="276" w:lineRule="auto"/>
        <w:ind w:right="567"/>
        <w:jc w:val="both"/>
        <w:rPr>
          <w:b/>
          <w:bCs/>
          <w:sz w:val="28"/>
          <w:szCs w:val="28"/>
        </w:rPr>
      </w:pPr>
    </w:p>
    <w:p w14:paraId="374D8E25" w14:textId="77777777" w:rsidR="00F85E31" w:rsidRDefault="00F85E31" w:rsidP="00E27D8D">
      <w:pPr>
        <w:pStyle w:val="Default"/>
        <w:spacing w:line="276" w:lineRule="auto"/>
        <w:ind w:right="567"/>
        <w:jc w:val="both"/>
        <w:rPr>
          <w:b/>
          <w:bCs/>
          <w:sz w:val="28"/>
          <w:szCs w:val="28"/>
        </w:rPr>
      </w:pPr>
    </w:p>
    <w:p w14:paraId="4A6DB71D" w14:textId="77777777" w:rsidR="00F85E31" w:rsidRDefault="00F85E31" w:rsidP="00E27D8D">
      <w:pPr>
        <w:pStyle w:val="Default"/>
        <w:spacing w:line="276" w:lineRule="auto"/>
        <w:ind w:right="567"/>
        <w:jc w:val="both"/>
        <w:rPr>
          <w:b/>
          <w:bCs/>
          <w:sz w:val="28"/>
          <w:szCs w:val="28"/>
        </w:rPr>
      </w:pPr>
    </w:p>
    <w:p w14:paraId="7822A0BE" w14:textId="77777777" w:rsidR="00F85E31" w:rsidRDefault="00F85E31" w:rsidP="00E27D8D">
      <w:pPr>
        <w:pStyle w:val="Default"/>
        <w:spacing w:line="276" w:lineRule="auto"/>
        <w:ind w:right="567"/>
        <w:jc w:val="both"/>
        <w:rPr>
          <w:b/>
          <w:bCs/>
          <w:sz w:val="28"/>
          <w:szCs w:val="28"/>
        </w:rPr>
      </w:pPr>
    </w:p>
    <w:p w14:paraId="60B7827E" w14:textId="77777777" w:rsidR="00F85E31" w:rsidRDefault="00F85E31" w:rsidP="00E27D8D">
      <w:pPr>
        <w:pStyle w:val="Default"/>
        <w:spacing w:line="276" w:lineRule="auto"/>
        <w:ind w:right="567"/>
        <w:jc w:val="both"/>
        <w:rPr>
          <w:b/>
          <w:bCs/>
          <w:sz w:val="28"/>
          <w:szCs w:val="28"/>
        </w:rPr>
      </w:pPr>
    </w:p>
    <w:p w14:paraId="180B90B7" w14:textId="77777777" w:rsidR="00F85E31" w:rsidRDefault="00F85E31" w:rsidP="00E27D8D">
      <w:pPr>
        <w:pStyle w:val="Default"/>
        <w:spacing w:line="276" w:lineRule="auto"/>
        <w:ind w:right="567"/>
        <w:jc w:val="both"/>
        <w:rPr>
          <w:b/>
          <w:bCs/>
          <w:sz w:val="28"/>
          <w:szCs w:val="28"/>
        </w:rPr>
      </w:pPr>
    </w:p>
    <w:p w14:paraId="4766DFD0" w14:textId="77777777" w:rsidR="00F85E31" w:rsidRDefault="00F85E31" w:rsidP="00E27D8D">
      <w:pPr>
        <w:pStyle w:val="Default"/>
        <w:spacing w:line="276" w:lineRule="auto"/>
        <w:ind w:right="567"/>
        <w:jc w:val="both"/>
        <w:rPr>
          <w:b/>
          <w:bCs/>
          <w:sz w:val="28"/>
          <w:szCs w:val="28"/>
        </w:rPr>
      </w:pPr>
    </w:p>
    <w:p w14:paraId="68B2CCE5" w14:textId="77777777" w:rsidR="00F85E31" w:rsidRDefault="00F85E31" w:rsidP="00E27D8D">
      <w:pPr>
        <w:pStyle w:val="Default"/>
        <w:spacing w:line="276" w:lineRule="auto"/>
        <w:ind w:right="567"/>
        <w:jc w:val="both"/>
        <w:rPr>
          <w:b/>
          <w:bCs/>
          <w:sz w:val="28"/>
          <w:szCs w:val="28"/>
        </w:rPr>
      </w:pPr>
    </w:p>
    <w:p w14:paraId="67D829D0" w14:textId="77777777" w:rsidR="00F85E31" w:rsidRDefault="00F85E31" w:rsidP="00E27D8D">
      <w:pPr>
        <w:pStyle w:val="Default"/>
        <w:spacing w:line="276" w:lineRule="auto"/>
        <w:ind w:right="567"/>
        <w:jc w:val="both"/>
        <w:rPr>
          <w:b/>
          <w:bCs/>
          <w:sz w:val="28"/>
          <w:szCs w:val="28"/>
        </w:rPr>
      </w:pPr>
    </w:p>
    <w:p w14:paraId="3C6759F7" w14:textId="77777777" w:rsidR="00F85E31" w:rsidRDefault="00F85E31" w:rsidP="00E27D8D">
      <w:pPr>
        <w:pStyle w:val="Default"/>
        <w:spacing w:line="276" w:lineRule="auto"/>
        <w:ind w:right="567"/>
        <w:jc w:val="both"/>
        <w:rPr>
          <w:b/>
          <w:bCs/>
          <w:sz w:val="28"/>
          <w:szCs w:val="28"/>
        </w:rPr>
      </w:pPr>
    </w:p>
    <w:p w14:paraId="02EAE818" w14:textId="77777777" w:rsidR="00F85E31" w:rsidRDefault="00F85E31" w:rsidP="00E27D8D">
      <w:pPr>
        <w:pStyle w:val="Default"/>
        <w:spacing w:line="276" w:lineRule="auto"/>
        <w:ind w:right="567"/>
        <w:jc w:val="both"/>
        <w:rPr>
          <w:b/>
          <w:bCs/>
          <w:sz w:val="28"/>
          <w:szCs w:val="28"/>
        </w:rPr>
      </w:pPr>
    </w:p>
    <w:p w14:paraId="2D89B69D" w14:textId="77777777" w:rsidR="00F85E31" w:rsidRDefault="00F85E31" w:rsidP="00E27D8D">
      <w:pPr>
        <w:pStyle w:val="Default"/>
        <w:spacing w:line="276" w:lineRule="auto"/>
        <w:ind w:right="567"/>
        <w:jc w:val="both"/>
        <w:rPr>
          <w:b/>
          <w:bCs/>
          <w:sz w:val="28"/>
          <w:szCs w:val="28"/>
        </w:rPr>
      </w:pPr>
    </w:p>
    <w:p w14:paraId="102C1ABA" w14:textId="77777777" w:rsidR="00F85E31" w:rsidRDefault="00F85E31" w:rsidP="00E27D8D">
      <w:pPr>
        <w:pStyle w:val="Default"/>
        <w:spacing w:line="276" w:lineRule="auto"/>
        <w:ind w:right="567"/>
        <w:jc w:val="both"/>
        <w:rPr>
          <w:b/>
          <w:bCs/>
          <w:sz w:val="28"/>
          <w:szCs w:val="28"/>
        </w:rPr>
      </w:pPr>
    </w:p>
    <w:p w14:paraId="28FE619C" w14:textId="77777777" w:rsidR="00F85E31" w:rsidRDefault="00F85E31" w:rsidP="00E27D8D">
      <w:pPr>
        <w:pStyle w:val="Default"/>
        <w:spacing w:line="276" w:lineRule="auto"/>
        <w:ind w:right="567"/>
        <w:jc w:val="both"/>
        <w:rPr>
          <w:b/>
          <w:bCs/>
          <w:sz w:val="28"/>
          <w:szCs w:val="28"/>
        </w:rPr>
      </w:pPr>
    </w:p>
    <w:p w14:paraId="3485FAF7" w14:textId="77777777" w:rsidR="00F85E31" w:rsidRDefault="00F85E31" w:rsidP="00E27D8D">
      <w:pPr>
        <w:pStyle w:val="Default"/>
        <w:spacing w:line="276" w:lineRule="auto"/>
        <w:ind w:right="567"/>
        <w:jc w:val="both"/>
        <w:rPr>
          <w:b/>
          <w:bCs/>
          <w:sz w:val="28"/>
          <w:szCs w:val="28"/>
        </w:rPr>
      </w:pPr>
    </w:p>
    <w:p w14:paraId="0E5E7666" w14:textId="77777777" w:rsidR="00F85E31" w:rsidRDefault="00F85E31" w:rsidP="00E27D8D">
      <w:pPr>
        <w:pStyle w:val="Default"/>
        <w:spacing w:line="276" w:lineRule="auto"/>
        <w:ind w:right="567"/>
        <w:jc w:val="both"/>
        <w:rPr>
          <w:b/>
          <w:bCs/>
          <w:sz w:val="28"/>
          <w:szCs w:val="28"/>
        </w:rPr>
      </w:pPr>
    </w:p>
    <w:p w14:paraId="2A194F4C" w14:textId="77777777" w:rsidR="00F85E31" w:rsidRDefault="00F85E31" w:rsidP="00E27D8D">
      <w:pPr>
        <w:pStyle w:val="Default"/>
        <w:spacing w:line="276" w:lineRule="auto"/>
        <w:ind w:right="567"/>
        <w:jc w:val="both"/>
        <w:rPr>
          <w:b/>
          <w:bCs/>
          <w:sz w:val="28"/>
          <w:szCs w:val="28"/>
        </w:rPr>
      </w:pPr>
    </w:p>
    <w:p w14:paraId="2E540048" w14:textId="77777777" w:rsidR="00CA3393" w:rsidRDefault="00CA3393" w:rsidP="00E27D8D">
      <w:pPr>
        <w:spacing w:line="259" w:lineRule="auto"/>
        <w:ind w:right="567"/>
        <w:jc w:val="left"/>
        <w:rPr>
          <w:rFonts w:eastAsiaTheme="majorEastAsia" w:cstheme="majorBidi"/>
          <w:b/>
          <w:bCs/>
          <w:color w:val="2E74B5" w:themeColor="accent1" w:themeShade="BF"/>
          <w:sz w:val="36"/>
          <w:szCs w:val="32"/>
        </w:rPr>
      </w:pPr>
      <w:r>
        <w:br w:type="page"/>
      </w:r>
    </w:p>
    <w:p w14:paraId="0FE69675" w14:textId="1399962D" w:rsidR="006151BB" w:rsidRDefault="006151BB" w:rsidP="00E27D8D">
      <w:pPr>
        <w:pStyle w:val="ChapterTitle"/>
        <w:ind w:right="567"/>
      </w:pPr>
      <w:bookmarkStart w:id="194" w:name="_Toc197605986"/>
      <w:r>
        <w:lastRenderedPageBreak/>
        <w:t>F</w:t>
      </w:r>
      <w:r w:rsidR="00E27D8D">
        <w:t>UTURE SCOPE</w:t>
      </w:r>
      <w:bookmarkEnd w:id="194"/>
    </w:p>
    <w:p w14:paraId="548B02C6" w14:textId="77777777" w:rsidR="00CA3393" w:rsidRDefault="00CA3393" w:rsidP="00E27D8D">
      <w:pPr>
        <w:pStyle w:val="Textbody"/>
        <w:spacing w:after="240"/>
        <w:ind w:right="567"/>
        <w:rPr>
          <w:szCs w:val="24"/>
        </w:rPr>
      </w:pPr>
      <w:r>
        <w:rPr>
          <w:szCs w:val="24"/>
        </w:rPr>
        <w:t>While the current system effectively detects insider threats via email, there are several areas where it can be expanded and enhanced:</w:t>
      </w:r>
    </w:p>
    <w:p w14:paraId="73F63C65" w14:textId="4A34FD5D" w:rsidR="00CA3393" w:rsidRDefault="00CA3393" w:rsidP="00E27D8D">
      <w:pPr>
        <w:pStyle w:val="Textbody"/>
        <w:numPr>
          <w:ilvl w:val="0"/>
          <w:numId w:val="71"/>
        </w:numPr>
        <w:ind w:left="0" w:right="567"/>
      </w:pPr>
      <w:r>
        <w:rPr>
          <w:rStyle w:val="StrongEmphasis"/>
          <w:szCs w:val="24"/>
        </w:rPr>
        <w:t>Machine Learning Integration</w:t>
      </w:r>
      <w:r>
        <w:rPr>
          <w:szCs w:val="24"/>
        </w:rPr>
        <w:t xml:space="preserve">: Incorporating supervised and unsupervised learning models can improve anomaly detection, especially for identifying subtle patterns of malicious </w:t>
      </w:r>
      <w:r w:rsidR="00207A61">
        <w:rPr>
          <w:szCs w:val="24"/>
        </w:rPr>
        <w:t>behaviour</w:t>
      </w:r>
      <w:r>
        <w:rPr>
          <w:szCs w:val="24"/>
        </w:rPr>
        <w:t xml:space="preserve"> over time.</w:t>
      </w:r>
    </w:p>
    <w:p w14:paraId="4877E00F" w14:textId="14D9E1A0" w:rsidR="00CA3393" w:rsidRDefault="00207A61" w:rsidP="00E27D8D">
      <w:pPr>
        <w:pStyle w:val="Textbody"/>
        <w:numPr>
          <w:ilvl w:val="0"/>
          <w:numId w:val="71"/>
        </w:numPr>
        <w:ind w:left="0" w:right="567"/>
      </w:pPr>
      <w:r>
        <w:rPr>
          <w:rStyle w:val="StrongEmphasis"/>
          <w:szCs w:val="24"/>
        </w:rPr>
        <w:t>Behavioural</w:t>
      </w:r>
      <w:r w:rsidR="00CA3393">
        <w:rPr>
          <w:rStyle w:val="StrongEmphasis"/>
          <w:szCs w:val="24"/>
        </w:rPr>
        <w:t xml:space="preserve"> Baseline Profiling</w:t>
      </w:r>
      <w:r w:rsidR="00CA3393">
        <w:rPr>
          <w:szCs w:val="24"/>
        </w:rPr>
        <w:t xml:space="preserve">: Developing long-term user </w:t>
      </w:r>
      <w:r>
        <w:rPr>
          <w:szCs w:val="24"/>
        </w:rPr>
        <w:t>behaviour</w:t>
      </w:r>
      <w:r w:rsidR="00CA3393">
        <w:rPr>
          <w:szCs w:val="24"/>
        </w:rPr>
        <w:t xml:space="preserve"> profiles can enhance accuracy in distinguishing normal from suspicious activities.</w:t>
      </w:r>
    </w:p>
    <w:p w14:paraId="39DB728C" w14:textId="77777777" w:rsidR="00CA3393" w:rsidRDefault="00CA3393" w:rsidP="00E27D8D">
      <w:pPr>
        <w:pStyle w:val="Textbody"/>
        <w:numPr>
          <w:ilvl w:val="0"/>
          <w:numId w:val="71"/>
        </w:numPr>
        <w:ind w:left="0" w:right="567"/>
      </w:pPr>
      <w:r>
        <w:rPr>
          <w:rStyle w:val="StrongEmphasis"/>
          <w:szCs w:val="24"/>
        </w:rPr>
        <w:t>Advanced NLP Techniques</w:t>
      </w:r>
      <w:r>
        <w:rPr>
          <w:szCs w:val="24"/>
        </w:rPr>
        <w:t>: Leveraging transformer-based models (e.g., BERT, GPT) can improve detection of obfuscated or coded language used for covert data exfiltration.</w:t>
      </w:r>
    </w:p>
    <w:p w14:paraId="32C62932" w14:textId="77777777" w:rsidR="00CA3393" w:rsidRDefault="00CA3393" w:rsidP="00E27D8D">
      <w:pPr>
        <w:pStyle w:val="Textbody"/>
        <w:numPr>
          <w:ilvl w:val="0"/>
          <w:numId w:val="71"/>
        </w:numPr>
        <w:ind w:left="0" w:right="567"/>
      </w:pPr>
      <w:r>
        <w:rPr>
          <w:rStyle w:val="StrongEmphasis"/>
          <w:szCs w:val="24"/>
        </w:rPr>
        <w:t>Multi-Channel Monitoring</w:t>
      </w:r>
      <w:r>
        <w:rPr>
          <w:szCs w:val="24"/>
        </w:rPr>
        <w:t>: Extending detection to other communication channels such as Slack, Teams, or USB transfers can offer a holistic insider threat detection platform.</w:t>
      </w:r>
    </w:p>
    <w:p w14:paraId="77272FD0" w14:textId="77777777" w:rsidR="00CA3393" w:rsidRDefault="00CA3393" w:rsidP="00E27D8D">
      <w:pPr>
        <w:pStyle w:val="Textbody"/>
        <w:numPr>
          <w:ilvl w:val="0"/>
          <w:numId w:val="71"/>
        </w:numPr>
        <w:ind w:left="0" w:right="567"/>
      </w:pPr>
      <w:r>
        <w:rPr>
          <w:rStyle w:val="StrongEmphasis"/>
          <w:szCs w:val="24"/>
        </w:rPr>
        <w:t>SIEM Integration</w:t>
      </w:r>
      <w:r>
        <w:rPr>
          <w:szCs w:val="24"/>
        </w:rPr>
        <w:t>: Seamless integration with Security Information and Event Management (SIEM) tools would allow for centralized alerting, response, and correlation with other network events.</w:t>
      </w:r>
    </w:p>
    <w:p w14:paraId="356237CC" w14:textId="77777777" w:rsidR="00CA3393" w:rsidRDefault="00CA3393" w:rsidP="00E27D8D">
      <w:pPr>
        <w:pStyle w:val="Textbody"/>
        <w:numPr>
          <w:ilvl w:val="0"/>
          <w:numId w:val="71"/>
        </w:numPr>
        <w:ind w:left="0" w:right="567"/>
      </w:pPr>
      <w:r>
        <w:rPr>
          <w:rStyle w:val="StrongEmphasis"/>
          <w:szCs w:val="24"/>
        </w:rPr>
        <w:t>GUI Dashboard</w:t>
      </w:r>
      <w:r>
        <w:rPr>
          <w:szCs w:val="24"/>
        </w:rPr>
        <w:t>: A graphical interface can improve usability, enabling analysts to review alerts, logs, and statistics in real time.</w:t>
      </w:r>
    </w:p>
    <w:p w14:paraId="1403630E" w14:textId="77777777" w:rsidR="00CA3393" w:rsidRDefault="00CA3393" w:rsidP="00E27D8D">
      <w:pPr>
        <w:pStyle w:val="Textbody"/>
        <w:numPr>
          <w:ilvl w:val="0"/>
          <w:numId w:val="71"/>
        </w:numPr>
        <w:ind w:left="0" w:right="567"/>
      </w:pPr>
      <w:r>
        <w:rPr>
          <w:rStyle w:val="StrongEmphasis"/>
          <w:szCs w:val="24"/>
        </w:rPr>
        <w:t>Automated Response Mechanisms</w:t>
      </w:r>
      <w:r>
        <w:rPr>
          <w:szCs w:val="24"/>
        </w:rPr>
        <w:t xml:space="preserve">: Adding automated mitigation actions like email blocking or user account flagging could strengthen </w:t>
      </w:r>
      <w:proofErr w:type="spellStart"/>
      <w:r>
        <w:rPr>
          <w:szCs w:val="24"/>
        </w:rPr>
        <w:t>defense</w:t>
      </w:r>
      <w:proofErr w:type="spellEnd"/>
      <w:r>
        <w:rPr>
          <w:szCs w:val="24"/>
        </w:rPr>
        <w:t xml:space="preserve"> in depth.</w:t>
      </w:r>
    </w:p>
    <w:p w14:paraId="01566D50" w14:textId="77777777" w:rsidR="00CA3393" w:rsidRPr="00CA3393" w:rsidRDefault="00CA3393" w:rsidP="00E27D8D">
      <w:pPr>
        <w:ind w:right="567"/>
      </w:pPr>
    </w:p>
    <w:p w14:paraId="098799F3" w14:textId="77777777" w:rsidR="00CA3393" w:rsidRDefault="00CA3393" w:rsidP="00E27D8D">
      <w:pPr>
        <w:spacing w:line="259" w:lineRule="auto"/>
        <w:ind w:right="567"/>
        <w:jc w:val="left"/>
        <w:rPr>
          <w:rFonts w:eastAsiaTheme="majorEastAsia" w:cstheme="majorBidi"/>
          <w:b/>
          <w:bCs/>
          <w:color w:val="2E74B5" w:themeColor="accent1" w:themeShade="BF"/>
          <w:sz w:val="36"/>
          <w:szCs w:val="32"/>
        </w:rPr>
      </w:pPr>
      <w:r>
        <w:br w:type="page"/>
      </w:r>
    </w:p>
    <w:p w14:paraId="23812A18" w14:textId="519573C1" w:rsidR="00987099" w:rsidRDefault="00CA3393" w:rsidP="00E27D8D">
      <w:pPr>
        <w:pStyle w:val="ChapterTitle"/>
        <w:ind w:right="567"/>
      </w:pPr>
      <w:bookmarkStart w:id="195" w:name="_Toc197605987"/>
      <w:r>
        <w:lastRenderedPageBreak/>
        <w:t>B</w:t>
      </w:r>
      <w:r w:rsidR="00E27D8D">
        <w:t>IBLIOGRAPHY</w:t>
      </w:r>
      <w:bookmarkEnd w:id="195"/>
    </w:p>
    <w:p w14:paraId="5D3D36B3" w14:textId="77777777" w:rsidR="00E27D8D" w:rsidRDefault="00CA3393" w:rsidP="00E27D8D">
      <w:pPr>
        <w:pStyle w:val="ListParagraph"/>
        <w:numPr>
          <w:ilvl w:val="0"/>
          <w:numId w:val="51"/>
        </w:numPr>
        <w:ind w:right="567"/>
      </w:pPr>
      <w:r>
        <w:t xml:space="preserve">Bertino, E.; </w:t>
      </w:r>
      <w:proofErr w:type="spellStart"/>
      <w:r>
        <w:t>Ghinita</w:t>
      </w:r>
      <w:proofErr w:type="spellEnd"/>
      <w:r>
        <w:t>, G. (2011) Towards mechanisms for detection and prevention of data exfiltration by insiders: keynote talk paper, Proceedings of the 6th ACM Symposium on Information, Computer and Communications Security, ACM, pp. 10–19. DOI: 10.1145/1966913.1966916</w:t>
      </w:r>
    </w:p>
    <w:p w14:paraId="366E24FB" w14:textId="44A73230" w:rsidR="00E27D8D" w:rsidRDefault="00CA3393" w:rsidP="00E27D8D">
      <w:pPr>
        <w:pStyle w:val="ListParagraph"/>
        <w:numPr>
          <w:ilvl w:val="0"/>
          <w:numId w:val="51"/>
        </w:numPr>
        <w:ind w:right="567"/>
      </w:pPr>
      <w:r>
        <w:t xml:space="preserve">Schlicher, B.G.; </w:t>
      </w:r>
      <w:proofErr w:type="spellStart"/>
      <w:r>
        <w:t>MacIntyre</w:t>
      </w:r>
      <w:proofErr w:type="spellEnd"/>
      <w:r>
        <w:t>, L.P.; Abercrombie, R.K. (2016) Towards reducing the data exfiltration for insider threats, 2016 49th Hawaii International Conference on System Sciences (HICSS), IEEE, pp. 2701–2710. DOI: 10.1109/HICSS.2016.345</w:t>
      </w:r>
    </w:p>
    <w:p w14:paraId="6F7D9FEA" w14:textId="1163A2ED" w:rsidR="00E27D8D" w:rsidRDefault="00CA3393" w:rsidP="00E27D8D">
      <w:pPr>
        <w:pStyle w:val="ListParagraph"/>
        <w:numPr>
          <w:ilvl w:val="0"/>
          <w:numId w:val="51"/>
        </w:numPr>
        <w:ind w:right="567"/>
      </w:pPr>
      <w:r>
        <w:t>Sabir, B.; Ullah, F.; Babar, M.A.; Gaire, R. (2021) Machine learning for detecting data exfiltration: A review, ACM Computing Surveys, 54 (7), Article 146, pp. 1–38. DOI: 10.1145/3442181</w:t>
      </w:r>
    </w:p>
    <w:p w14:paraId="56F8B46B" w14:textId="3B84C4C5" w:rsidR="00E27D8D" w:rsidRDefault="00CA3393" w:rsidP="00E27D8D">
      <w:pPr>
        <w:pStyle w:val="ListParagraph"/>
        <w:numPr>
          <w:ilvl w:val="0"/>
          <w:numId w:val="51"/>
        </w:numPr>
        <w:ind w:right="567"/>
      </w:pPr>
      <w:r>
        <w:t>Hanley, M.; Montelibano, J. (2011) Insider Threat Control: Using Centralized Logging for Insider Threat Termination, Technical Report CMU/SEI-2011-TN-024, Software Engineering Institute, Carnegie Mellon University, Pittsburgh, PA, USA.</w:t>
      </w:r>
    </w:p>
    <w:p w14:paraId="7D8BB3A0" w14:textId="242C6A5A" w:rsidR="00E27D8D" w:rsidRDefault="00CA3393" w:rsidP="00E27D8D">
      <w:pPr>
        <w:pStyle w:val="ListParagraph"/>
        <w:numPr>
          <w:ilvl w:val="0"/>
          <w:numId w:val="51"/>
        </w:numPr>
        <w:ind w:right="567"/>
      </w:pPr>
      <w:proofErr w:type="spellStart"/>
      <w:r>
        <w:t>Essilfie-Conduah</w:t>
      </w:r>
      <w:proofErr w:type="spellEnd"/>
      <w:r>
        <w:t>, N. (2019) A systems analysis of insider data exfiltration: A decentralized framework for disincentivizing and auditing data exfiltration, Master's Thesis, Massachusetts Institute of Technology, Cambridge, MA, USA.</w:t>
      </w:r>
    </w:p>
    <w:p w14:paraId="3A0A9D3C" w14:textId="6EACFDA6" w:rsidR="00CA3393" w:rsidRPr="00E27D8D" w:rsidRDefault="00CA3393" w:rsidP="00E27D8D">
      <w:pPr>
        <w:pStyle w:val="ListParagraph"/>
        <w:numPr>
          <w:ilvl w:val="0"/>
          <w:numId w:val="51"/>
        </w:numPr>
        <w:ind w:right="567"/>
      </w:pPr>
      <w:r>
        <w:t xml:space="preserve">Chung, M.H.; Yang, Y.; Wang, L.; Cento, G.; Jerath, K.; Raman, A.; Lie, D.; Chignell, M.H. (2023) Implementing Data Exfiltration </w:t>
      </w:r>
      <w:proofErr w:type="spellStart"/>
      <w:r>
        <w:t>Defense</w:t>
      </w:r>
      <w:proofErr w:type="spellEnd"/>
      <w:r>
        <w:t xml:space="preserve"> in Situ: A Survey of Countermeasures and Human Involvement, ACM Transactions on Privacy and Security, 26 (2),</w:t>
      </w:r>
    </w:p>
    <w:p w14:paraId="0CF24AF3" w14:textId="5910AADF" w:rsidR="00E27D8D" w:rsidRDefault="00E27D8D" w:rsidP="00E27D8D">
      <w:pPr>
        <w:pStyle w:val="ListParagraph"/>
        <w:numPr>
          <w:ilvl w:val="0"/>
          <w:numId w:val="51"/>
        </w:numPr>
        <w:ind w:right="567"/>
      </w:pPr>
      <w:r w:rsidRPr="00E27D8D">
        <w:t xml:space="preserve">Salem, M.B., Hershkop, S., &amp; Stolfo, S.J. (2008). </w:t>
      </w:r>
      <w:r w:rsidRPr="00E27D8D">
        <w:rPr>
          <w:i/>
          <w:iCs/>
        </w:rPr>
        <w:t>A survey of insider attack detection research</w:t>
      </w:r>
      <w:r w:rsidRPr="00E27D8D">
        <w:t xml:space="preserve">. In </w:t>
      </w:r>
      <w:r w:rsidRPr="00E27D8D">
        <w:rPr>
          <w:i/>
          <w:iCs/>
        </w:rPr>
        <w:t>Insider Attack and Cyber Security</w:t>
      </w:r>
      <w:r w:rsidRPr="00E27D8D">
        <w:t xml:space="preserve"> (pp. 69–90). Springer. DOI: 10.1007/978-0-387-77322-3_5</w:t>
      </w:r>
    </w:p>
    <w:p w14:paraId="04558428" w14:textId="088F5D63"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Greitzer, F.L., Kangas, L.J., Noonan, C.F., Brown, C.E., &amp; Ferryman, T.A. (2012). </w:t>
      </w:r>
      <w:r w:rsidRPr="00E27D8D">
        <w:rPr>
          <w:rFonts w:eastAsia="Times New Roman" w:cs="Times New Roman"/>
          <w:i/>
          <w:iCs/>
          <w:szCs w:val="24"/>
          <w:lang w:eastAsia="en-IN"/>
        </w:rPr>
        <w:t xml:space="preserve">Psychosocial </w:t>
      </w:r>
      <w:proofErr w:type="spellStart"/>
      <w:r w:rsidRPr="00E27D8D">
        <w:rPr>
          <w:rFonts w:eastAsia="Times New Roman" w:cs="Times New Roman"/>
          <w:i/>
          <w:iCs/>
          <w:szCs w:val="24"/>
          <w:lang w:eastAsia="en-IN"/>
        </w:rPr>
        <w:t>modeling</w:t>
      </w:r>
      <w:proofErr w:type="spellEnd"/>
      <w:r w:rsidRPr="00E27D8D">
        <w:rPr>
          <w:rFonts w:eastAsia="Times New Roman" w:cs="Times New Roman"/>
          <w:i/>
          <w:iCs/>
          <w:szCs w:val="24"/>
          <w:lang w:eastAsia="en-IN"/>
        </w:rPr>
        <w:t xml:space="preserve"> of insider threat risk based on </w:t>
      </w:r>
      <w:r w:rsidR="00207A61">
        <w:rPr>
          <w:rFonts w:eastAsia="Times New Roman" w:cs="Times New Roman"/>
          <w:i/>
          <w:iCs/>
          <w:szCs w:val="24"/>
          <w:lang w:eastAsia="en-IN"/>
        </w:rPr>
        <w:t>behavioural</w:t>
      </w:r>
      <w:r w:rsidRPr="00E27D8D">
        <w:rPr>
          <w:rFonts w:eastAsia="Times New Roman" w:cs="Times New Roman"/>
          <w:i/>
          <w:iCs/>
          <w:szCs w:val="24"/>
          <w:lang w:eastAsia="en-IN"/>
        </w:rPr>
        <w:t xml:space="preserve"> and word use analysis</w:t>
      </w:r>
      <w:r w:rsidRPr="00E27D8D">
        <w:rPr>
          <w:rFonts w:eastAsia="Times New Roman" w:cs="Times New Roman"/>
          <w:szCs w:val="24"/>
          <w:lang w:eastAsia="en-IN"/>
        </w:rPr>
        <w:t xml:space="preserve">. In </w:t>
      </w:r>
      <w:proofErr w:type="spellStart"/>
      <w:r w:rsidRPr="00E27D8D">
        <w:rPr>
          <w:rFonts w:eastAsia="Times New Roman" w:cs="Times New Roman"/>
          <w:i/>
          <w:iCs/>
          <w:szCs w:val="24"/>
          <w:lang w:eastAsia="en-IN"/>
        </w:rPr>
        <w:t>eCrime</w:t>
      </w:r>
      <w:proofErr w:type="spellEnd"/>
      <w:r w:rsidRPr="00E27D8D">
        <w:rPr>
          <w:rFonts w:eastAsia="Times New Roman" w:cs="Times New Roman"/>
          <w:i/>
          <w:iCs/>
          <w:szCs w:val="24"/>
          <w:lang w:eastAsia="en-IN"/>
        </w:rPr>
        <w:t xml:space="preserve"> Researchers Summit (</w:t>
      </w:r>
      <w:proofErr w:type="spellStart"/>
      <w:r w:rsidRPr="00E27D8D">
        <w:rPr>
          <w:rFonts w:eastAsia="Times New Roman" w:cs="Times New Roman"/>
          <w:i/>
          <w:iCs/>
          <w:szCs w:val="24"/>
          <w:lang w:eastAsia="en-IN"/>
        </w:rPr>
        <w:t>eCrime</w:t>
      </w:r>
      <w:proofErr w:type="spellEnd"/>
      <w:r w:rsidRPr="00E27D8D">
        <w:rPr>
          <w:rFonts w:eastAsia="Times New Roman" w:cs="Times New Roman"/>
          <w:i/>
          <w:iCs/>
          <w:szCs w:val="24"/>
          <w:lang w:eastAsia="en-IN"/>
        </w:rPr>
        <w:t>)</w:t>
      </w:r>
      <w:r w:rsidRPr="00E27D8D">
        <w:rPr>
          <w:rFonts w:eastAsia="Times New Roman" w:cs="Times New Roman"/>
          <w:szCs w:val="24"/>
          <w:lang w:eastAsia="en-IN"/>
        </w:rPr>
        <w:t>, IEEE. DOI: 10.1109/eCrime.2012.6489542</w:t>
      </w:r>
    </w:p>
    <w:p w14:paraId="5FBBB524"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proofErr w:type="spellStart"/>
      <w:r w:rsidRPr="00E27D8D">
        <w:rPr>
          <w:rFonts w:eastAsia="Times New Roman" w:cs="Times New Roman"/>
          <w:szCs w:val="24"/>
          <w:lang w:eastAsia="en-IN"/>
        </w:rPr>
        <w:t>Kandias</w:t>
      </w:r>
      <w:proofErr w:type="spellEnd"/>
      <w:r w:rsidRPr="00E27D8D">
        <w:rPr>
          <w:rFonts w:eastAsia="Times New Roman" w:cs="Times New Roman"/>
          <w:szCs w:val="24"/>
          <w:lang w:eastAsia="en-IN"/>
        </w:rPr>
        <w:t xml:space="preserve">, M., Mylonas, A., Mitrou, L., &amp; </w:t>
      </w:r>
      <w:proofErr w:type="spellStart"/>
      <w:r w:rsidRPr="00E27D8D">
        <w:rPr>
          <w:rFonts w:eastAsia="Times New Roman" w:cs="Times New Roman"/>
          <w:szCs w:val="24"/>
          <w:lang w:eastAsia="en-IN"/>
        </w:rPr>
        <w:t>Gritzalis</w:t>
      </w:r>
      <w:proofErr w:type="spellEnd"/>
      <w:r w:rsidRPr="00E27D8D">
        <w:rPr>
          <w:rFonts w:eastAsia="Times New Roman" w:cs="Times New Roman"/>
          <w:szCs w:val="24"/>
          <w:lang w:eastAsia="en-IN"/>
        </w:rPr>
        <w:t xml:space="preserve">, D. (2013). </w:t>
      </w:r>
      <w:r w:rsidRPr="00E27D8D">
        <w:rPr>
          <w:rFonts w:eastAsia="Times New Roman" w:cs="Times New Roman"/>
          <w:i/>
          <w:iCs/>
          <w:szCs w:val="24"/>
          <w:lang w:eastAsia="en-IN"/>
        </w:rPr>
        <w:t>Insiders trapped in the matrix: Leveraging the “user–emotional state” for insider threat detection</w:t>
      </w:r>
      <w:r w:rsidRPr="00E27D8D">
        <w:rPr>
          <w:rFonts w:eastAsia="Times New Roman" w:cs="Times New Roman"/>
          <w:szCs w:val="24"/>
          <w:lang w:eastAsia="en-IN"/>
        </w:rPr>
        <w:t xml:space="preserve">. </w:t>
      </w:r>
      <w:r w:rsidRPr="00E27D8D">
        <w:rPr>
          <w:rFonts w:eastAsia="Times New Roman" w:cs="Times New Roman"/>
          <w:i/>
          <w:iCs/>
          <w:szCs w:val="24"/>
          <w:lang w:eastAsia="en-IN"/>
        </w:rPr>
        <w:t>Computers &amp; Security</w:t>
      </w:r>
      <w:r w:rsidRPr="00E27D8D">
        <w:rPr>
          <w:rFonts w:eastAsia="Times New Roman" w:cs="Times New Roman"/>
          <w:szCs w:val="24"/>
          <w:lang w:eastAsia="en-IN"/>
        </w:rPr>
        <w:t>, 38, 47–75. DOI: 10.1016/j.cose.2013.03.007</w:t>
      </w:r>
    </w:p>
    <w:p w14:paraId="3F211246"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Liu, A., Coman, E., Marzano, S., &amp; Zhan, J. (2020). </w:t>
      </w:r>
      <w:r w:rsidRPr="00E27D8D">
        <w:rPr>
          <w:rFonts w:eastAsia="Times New Roman" w:cs="Times New Roman"/>
          <w:i/>
          <w:iCs/>
          <w:szCs w:val="24"/>
          <w:lang w:eastAsia="en-IN"/>
        </w:rPr>
        <w:t>Detecting data exfiltration over email using supervised learning</w:t>
      </w:r>
      <w:r w:rsidRPr="00E27D8D">
        <w:rPr>
          <w:rFonts w:eastAsia="Times New Roman" w:cs="Times New Roman"/>
          <w:szCs w:val="24"/>
          <w:lang w:eastAsia="en-IN"/>
        </w:rPr>
        <w:t xml:space="preserve">. In </w:t>
      </w:r>
      <w:r w:rsidRPr="00E27D8D">
        <w:rPr>
          <w:rFonts w:eastAsia="Times New Roman" w:cs="Times New Roman"/>
          <w:i/>
          <w:iCs/>
          <w:szCs w:val="24"/>
          <w:lang w:eastAsia="en-IN"/>
        </w:rPr>
        <w:t>Proceedings of the 2020 IEEE International Conference on Big Data (Big Data)</w:t>
      </w:r>
      <w:r w:rsidRPr="00E27D8D">
        <w:rPr>
          <w:rFonts w:eastAsia="Times New Roman" w:cs="Times New Roman"/>
          <w:szCs w:val="24"/>
          <w:lang w:eastAsia="en-IN"/>
        </w:rPr>
        <w:t>, pp. 1289–1298. DOI: 10.1109/BigData50022.2020.9378335</w:t>
      </w:r>
    </w:p>
    <w:p w14:paraId="72C6EC5B"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lastRenderedPageBreak/>
        <w:t xml:space="preserve">Glasser, J., &amp; Lindauer, B. (2013). </w:t>
      </w:r>
      <w:r w:rsidRPr="00E27D8D">
        <w:rPr>
          <w:rFonts w:eastAsia="Times New Roman" w:cs="Times New Roman"/>
          <w:i/>
          <w:iCs/>
          <w:szCs w:val="24"/>
          <w:lang w:eastAsia="en-IN"/>
        </w:rPr>
        <w:t>Bridging the gap: A pragmatic approach to generating insider threat data</w:t>
      </w:r>
      <w:r w:rsidRPr="00E27D8D">
        <w:rPr>
          <w:rFonts w:eastAsia="Times New Roman" w:cs="Times New Roman"/>
          <w:szCs w:val="24"/>
          <w:lang w:eastAsia="en-IN"/>
        </w:rPr>
        <w:t xml:space="preserve">. In </w:t>
      </w:r>
      <w:r w:rsidRPr="00E27D8D">
        <w:rPr>
          <w:rFonts w:eastAsia="Times New Roman" w:cs="Times New Roman"/>
          <w:i/>
          <w:iCs/>
          <w:szCs w:val="24"/>
          <w:lang w:eastAsia="en-IN"/>
        </w:rPr>
        <w:t>2013 IEEE Security and Privacy Workshops</w:t>
      </w:r>
      <w:r w:rsidRPr="00E27D8D">
        <w:rPr>
          <w:rFonts w:eastAsia="Times New Roman" w:cs="Times New Roman"/>
          <w:szCs w:val="24"/>
          <w:lang w:eastAsia="en-IN"/>
        </w:rPr>
        <w:t>. DOI: 10.1109/SPW.2013.20</w:t>
      </w:r>
    </w:p>
    <w:p w14:paraId="54665299"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Eberle, W., &amp; Holder, L. (2009). </w:t>
      </w:r>
      <w:r w:rsidRPr="00E27D8D">
        <w:rPr>
          <w:rFonts w:eastAsia="Times New Roman" w:cs="Times New Roman"/>
          <w:i/>
          <w:iCs/>
          <w:szCs w:val="24"/>
          <w:lang w:eastAsia="en-IN"/>
        </w:rPr>
        <w:t>Insider threat detection using graph-based approaches</w:t>
      </w:r>
      <w:r w:rsidRPr="00E27D8D">
        <w:rPr>
          <w:rFonts w:eastAsia="Times New Roman" w:cs="Times New Roman"/>
          <w:szCs w:val="24"/>
          <w:lang w:eastAsia="en-IN"/>
        </w:rPr>
        <w:t xml:space="preserve">. In </w:t>
      </w:r>
      <w:r w:rsidRPr="00E27D8D">
        <w:rPr>
          <w:rFonts w:eastAsia="Times New Roman" w:cs="Times New Roman"/>
          <w:i/>
          <w:iCs/>
          <w:szCs w:val="24"/>
          <w:lang w:eastAsia="en-IN"/>
        </w:rPr>
        <w:t>Cyber Security and Information Intelligence Research Workshop</w:t>
      </w:r>
      <w:r w:rsidRPr="00E27D8D">
        <w:rPr>
          <w:rFonts w:eastAsia="Times New Roman" w:cs="Times New Roman"/>
          <w:szCs w:val="24"/>
          <w:lang w:eastAsia="en-IN"/>
        </w:rPr>
        <w:t>. DOI: 10.1145/1558607.1558611</w:t>
      </w:r>
    </w:p>
    <w:p w14:paraId="747B9504"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Parveen, P., &amp; Thuraisingham, B. (2012). </w:t>
      </w:r>
      <w:r w:rsidRPr="00E27D8D">
        <w:rPr>
          <w:rFonts w:eastAsia="Times New Roman" w:cs="Times New Roman"/>
          <w:i/>
          <w:iCs/>
          <w:szCs w:val="24"/>
          <w:lang w:eastAsia="en-IN"/>
        </w:rPr>
        <w:t>Unsupervised incremental learning for insider threat detection using stream mining</w:t>
      </w:r>
      <w:r w:rsidRPr="00E27D8D">
        <w:rPr>
          <w:rFonts w:eastAsia="Times New Roman" w:cs="Times New Roman"/>
          <w:szCs w:val="24"/>
          <w:lang w:eastAsia="en-IN"/>
        </w:rPr>
        <w:t xml:space="preserve">. </w:t>
      </w:r>
      <w:r w:rsidRPr="00E27D8D">
        <w:rPr>
          <w:rFonts w:eastAsia="Times New Roman" w:cs="Times New Roman"/>
          <w:i/>
          <w:iCs/>
          <w:szCs w:val="24"/>
          <w:lang w:eastAsia="en-IN"/>
        </w:rPr>
        <w:t>Expert Systems with Applications</w:t>
      </w:r>
      <w:r w:rsidRPr="00E27D8D">
        <w:rPr>
          <w:rFonts w:eastAsia="Times New Roman" w:cs="Times New Roman"/>
          <w:szCs w:val="24"/>
          <w:lang w:eastAsia="en-IN"/>
        </w:rPr>
        <w:t>, 39(10), 8609–8621. DOI: 10.1016/j.eswa.2012.01.038</w:t>
      </w:r>
    </w:p>
    <w:p w14:paraId="4410A7B3"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Liu, H., Lang, B., Liu, M., &amp; Yan, H. (2018). </w:t>
      </w:r>
      <w:r w:rsidRPr="00E27D8D">
        <w:rPr>
          <w:rFonts w:eastAsia="Times New Roman" w:cs="Times New Roman"/>
          <w:i/>
          <w:iCs/>
          <w:szCs w:val="24"/>
          <w:lang w:eastAsia="en-IN"/>
        </w:rPr>
        <w:t>CNN and RNN based payload classification methods for attack detection</w:t>
      </w:r>
      <w:r w:rsidRPr="00E27D8D">
        <w:rPr>
          <w:rFonts w:eastAsia="Times New Roman" w:cs="Times New Roman"/>
          <w:szCs w:val="24"/>
          <w:lang w:eastAsia="en-IN"/>
        </w:rPr>
        <w:t xml:space="preserve">. </w:t>
      </w:r>
      <w:r w:rsidRPr="00E27D8D">
        <w:rPr>
          <w:rFonts w:eastAsia="Times New Roman" w:cs="Times New Roman"/>
          <w:i/>
          <w:iCs/>
          <w:szCs w:val="24"/>
          <w:lang w:eastAsia="en-IN"/>
        </w:rPr>
        <w:t>Knowledge-Based Systems</w:t>
      </w:r>
      <w:r w:rsidRPr="00E27D8D">
        <w:rPr>
          <w:rFonts w:eastAsia="Times New Roman" w:cs="Times New Roman"/>
          <w:szCs w:val="24"/>
          <w:lang w:eastAsia="en-IN"/>
        </w:rPr>
        <w:t>, 163, 332–341. DOI: 10.1016/j.knosys.2018.09.023</w:t>
      </w:r>
    </w:p>
    <w:p w14:paraId="4DFE5192"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Gavai, G., Sricharan, K., Gunning, D., Hanley, J., Singhal, M., &amp; Rolleston, R. (2015). </w:t>
      </w:r>
      <w:r w:rsidRPr="00E27D8D">
        <w:rPr>
          <w:rFonts w:eastAsia="Times New Roman" w:cs="Times New Roman"/>
          <w:i/>
          <w:iCs/>
          <w:szCs w:val="24"/>
          <w:lang w:eastAsia="en-IN"/>
        </w:rPr>
        <w:t>Supervised and unsupervised methods to detect insider threat from enterprise social and online activity data</w:t>
      </w:r>
      <w:r w:rsidRPr="00E27D8D">
        <w:rPr>
          <w:rFonts w:eastAsia="Times New Roman" w:cs="Times New Roman"/>
          <w:szCs w:val="24"/>
          <w:lang w:eastAsia="en-IN"/>
        </w:rPr>
        <w:t xml:space="preserve">. </w:t>
      </w:r>
      <w:r w:rsidRPr="00E27D8D">
        <w:rPr>
          <w:rFonts w:eastAsia="Times New Roman" w:cs="Times New Roman"/>
          <w:i/>
          <w:iCs/>
          <w:szCs w:val="24"/>
          <w:lang w:eastAsia="en-IN"/>
        </w:rPr>
        <w:t>Journal of Wireless Mobile Networks, Ubiquitous Computing, and Dependable Applications</w:t>
      </w:r>
      <w:r w:rsidRPr="00E27D8D">
        <w:rPr>
          <w:rFonts w:eastAsia="Times New Roman" w:cs="Times New Roman"/>
          <w:szCs w:val="24"/>
          <w:lang w:eastAsia="en-IN"/>
        </w:rPr>
        <w:t>, 6(4), 47–63. DOI: 10.22667/JOWUA.2015.12.31.047</w:t>
      </w:r>
    </w:p>
    <w:p w14:paraId="308C3C2F" w14:textId="77777777" w:rsidR="00E27D8D" w:rsidRPr="00E27D8D" w:rsidRDefault="00E27D8D" w:rsidP="00E27D8D">
      <w:pPr>
        <w:pStyle w:val="ListParagraph"/>
        <w:numPr>
          <w:ilvl w:val="0"/>
          <w:numId w:val="51"/>
        </w:numPr>
        <w:spacing w:before="100" w:beforeAutospacing="1" w:after="100" w:afterAutospacing="1"/>
        <w:ind w:right="567"/>
        <w:jc w:val="left"/>
        <w:rPr>
          <w:rFonts w:eastAsia="Times New Roman" w:cs="Times New Roman"/>
          <w:szCs w:val="24"/>
          <w:lang w:eastAsia="en-IN"/>
        </w:rPr>
      </w:pPr>
      <w:r w:rsidRPr="00E27D8D">
        <w:rPr>
          <w:rFonts w:eastAsia="Times New Roman" w:cs="Times New Roman"/>
          <w:szCs w:val="24"/>
          <w:lang w:eastAsia="en-IN"/>
        </w:rPr>
        <w:t xml:space="preserve">Bishop, M., &amp; Gates, C. (2008). </w:t>
      </w:r>
      <w:r w:rsidRPr="00E27D8D">
        <w:rPr>
          <w:rFonts w:eastAsia="Times New Roman" w:cs="Times New Roman"/>
          <w:i/>
          <w:iCs/>
          <w:szCs w:val="24"/>
          <w:lang w:eastAsia="en-IN"/>
        </w:rPr>
        <w:t>Defining the insider threat</w:t>
      </w:r>
      <w:r w:rsidRPr="00E27D8D">
        <w:rPr>
          <w:rFonts w:eastAsia="Times New Roman" w:cs="Times New Roman"/>
          <w:szCs w:val="24"/>
          <w:lang w:eastAsia="en-IN"/>
        </w:rPr>
        <w:t xml:space="preserve">. In </w:t>
      </w:r>
      <w:r w:rsidRPr="00E27D8D">
        <w:rPr>
          <w:rFonts w:eastAsia="Times New Roman" w:cs="Times New Roman"/>
          <w:i/>
          <w:iCs/>
          <w:szCs w:val="24"/>
          <w:lang w:eastAsia="en-IN"/>
        </w:rPr>
        <w:t>Proceedings of the 4th Annual Workshop on Cyber Security and Information Intelligence Research</w:t>
      </w:r>
      <w:r w:rsidRPr="00E27D8D">
        <w:rPr>
          <w:rFonts w:eastAsia="Times New Roman" w:cs="Times New Roman"/>
          <w:szCs w:val="24"/>
          <w:lang w:eastAsia="en-IN"/>
        </w:rPr>
        <w:t>. DOI: 10.1145/1387709.1387713</w:t>
      </w:r>
    </w:p>
    <w:p w14:paraId="3A97B7FB" w14:textId="77777777" w:rsidR="00E27D8D" w:rsidRDefault="00E27D8D" w:rsidP="00E27D8D">
      <w:pPr>
        <w:ind w:left="360" w:right="567"/>
      </w:pPr>
    </w:p>
    <w:p w14:paraId="54AFE12F" w14:textId="34A0D064" w:rsidR="004255B2" w:rsidRPr="00987099" w:rsidRDefault="004255B2" w:rsidP="00E27D8D">
      <w:pPr>
        <w:pStyle w:val="ListParagraph"/>
        <w:numPr>
          <w:ilvl w:val="0"/>
          <w:numId w:val="51"/>
        </w:numPr>
        <w:ind w:left="360" w:right="567"/>
      </w:pPr>
      <w:r>
        <w:br w:type="page"/>
      </w:r>
    </w:p>
    <w:p w14:paraId="74849B0D" w14:textId="0CC5DB7D" w:rsidR="000A1588" w:rsidRDefault="00CA3393" w:rsidP="00E27D8D">
      <w:pPr>
        <w:pStyle w:val="TitleHeader"/>
        <w:ind w:right="567"/>
      </w:pPr>
      <w:bookmarkStart w:id="196" w:name="_Toc197605988"/>
      <w:bookmarkStart w:id="197" w:name="_Toc111805277"/>
      <w:r>
        <w:lastRenderedPageBreak/>
        <w:t>PROGRESS REPORT</w:t>
      </w:r>
      <w:bookmarkEnd w:id="196"/>
    </w:p>
    <w:p w14:paraId="51060ADF" w14:textId="3FAC7DE7" w:rsidR="000A1588" w:rsidRDefault="000A1588" w:rsidP="00E27D8D">
      <w:pPr>
        <w:ind w:right="567"/>
      </w:pPr>
      <w:r>
        <w:t xml:space="preserve">The following chart extensively illustrates the progress documented within the course of 7 weeks beginning with research and development to final documentation and submission. </w:t>
      </w:r>
    </w:p>
    <w:p w14:paraId="3B3FBAD8" w14:textId="77777777" w:rsidR="000A1588" w:rsidRDefault="000A1588" w:rsidP="00E27D8D">
      <w:pPr>
        <w:ind w:right="567"/>
      </w:pPr>
    </w:p>
    <w:p w14:paraId="5BAA8592" w14:textId="77777777" w:rsidR="000A1588" w:rsidRPr="000A1588" w:rsidRDefault="000A1588" w:rsidP="00E27D8D">
      <w:pPr>
        <w:ind w:right="567"/>
      </w:pPr>
    </w:p>
    <w:p w14:paraId="60E21B65" w14:textId="77777777" w:rsidR="000A1588" w:rsidRDefault="000A1588" w:rsidP="00E27D8D">
      <w:pPr>
        <w:keepNext/>
        <w:spacing w:line="259" w:lineRule="auto"/>
        <w:ind w:right="567"/>
        <w:jc w:val="left"/>
      </w:pPr>
      <w:r w:rsidRPr="000A1588">
        <w:rPr>
          <w:noProof/>
        </w:rPr>
        <w:drawing>
          <wp:inline distT="0" distB="0" distL="0" distR="0" wp14:anchorId="79C45DFE" wp14:editId="7B4FFE81">
            <wp:extent cx="5826193" cy="3330551"/>
            <wp:effectExtent l="0" t="0" r="3175" b="3810"/>
            <wp:docPr id="84860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2459" name=""/>
                    <pic:cNvPicPr/>
                  </pic:nvPicPr>
                  <pic:blipFill>
                    <a:blip r:embed="rId45"/>
                    <a:stretch>
                      <a:fillRect/>
                    </a:stretch>
                  </pic:blipFill>
                  <pic:spPr>
                    <a:xfrm>
                      <a:off x="0" y="0"/>
                      <a:ext cx="5843240" cy="3340296"/>
                    </a:xfrm>
                    <a:prstGeom prst="rect">
                      <a:avLst/>
                    </a:prstGeom>
                  </pic:spPr>
                </pic:pic>
              </a:graphicData>
            </a:graphic>
          </wp:inline>
        </w:drawing>
      </w:r>
    </w:p>
    <w:p w14:paraId="5D41E827" w14:textId="4FC8A5FF" w:rsidR="000A1588" w:rsidRDefault="000A1588" w:rsidP="00E27D8D">
      <w:pPr>
        <w:pStyle w:val="Caption"/>
        <w:ind w:right="567"/>
        <w:jc w:val="center"/>
      </w:pPr>
      <w:bookmarkStart w:id="198" w:name="_Toc197605872"/>
      <w:r>
        <w:t xml:space="preserve">Figure </w:t>
      </w:r>
      <w:fldSimple w:instr=" SEQ Figure \* ARABIC ">
        <w:r w:rsidR="008E2B32">
          <w:rPr>
            <w:noProof/>
          </w:rPr>
          <w:t>30</w:t>
        </w:r>
      </w:fldSimple>
      <w:r>
        <w:t>: Progress Report</w:t>
      </w:r>
      <w:bookmarkEnd w:id="198"/>
    </w:p>
    <w:p w14:paraId="6819EA8D" w14:textId="07EE6D41" w:rsidR="000A1588" w:rsidRDefault="00CA3393" w:rsidP="00E27D8D">
      <w:pPr>
        <w:spacing w:line="259" w:lineRule="auto"/>
        <w:ind w:right="567"/>
        <w:jc w:val="left"/>
      </w:pPr>
      <w:r>
        <w:br w:type="page"/>
      </w:r>
    </w:p>
    <w:p w14:paraId="2534B1B0" w14:textId="5C4F4514" w:rsidR="00CA3393" w:rsidRPr="000A1588" w:rsidRDefault="00CA3393" w:rsidP="00E27D8D">
      <w:pPr>
        <w:spacing w:line="259" w:lineRule="auto"/>
        <w:ind w:right="567"/>
        <w:jc w:val="left"/>
      </w:pPr>
      <w:r>
        <w:rPr>
          <w:noProof/>
        </w:rPr>
        <w:lastRenderedPageBreak/>
        <mc:AlternateContent>
          <mc:Choice Requires="wps">
            <w:drawing>
              <wp:anchor distT="0" distB="0" distL="114300" distR="114300" simplePos="0" relativeHeight="251788288" behindDoc="0" locked="0" layoutInCell="1" allowOverlap="1" wp14:anchorId="242BA124" wp14:editId="38D19914">
                <wp:simplePos x="0" y="0"/>
                <wp:positionH relativeFrom="column">
                  <wp:posOffset>-346710</wp:posOffset>
                </wp:positionH>
                <wp:positionV relativeFrom="paragraph">
                  <wp:posOffset>4128135</wp:posOffset>
                </wp:positionV>
                <wp:extent cx="6299835" cy="635"/>
                <wp:effectExtent l="0" t="0" r="0" b="0"/>
                <wp:wrapSquare wrapText="bothSides"/>
                <wp:docPr id="159936517" name="Text Box 1"/>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25B12CD5" w14:textId="6D5A3506" w:rsidR="00CA3393" w:rsidRPr="00675CFD" w:rsidRDefault="00CA3393" w:rsidP="00CA3393">
                            <w:pPr>
                              <w:pStyle w:val="Caption"/>
                              <w:jc w:val="center"/>
                              <w:rPr>
                                <w:noProof/>
                                <w:szCs w:val="22"/>
                              </w:rPr>
                            </w:pPr>
                            <w:bookmarkStart w:id="199" w:name="_Toc197605873"/>
                            <w:r>
                              <w:t xml:space="preserve">Figure </w:t>
                            </w:r>
                            <w:fldSimple w:instr=" SEQ Figure \* ARABIC ">
                              <w:r w:rsidR="008E2B32">
                                <w:rPr>
                                  <w:noProof/>
                                </w:rPr>
                                <w:t>31</w:t>
                              </w:r>
                            </w:fldSimple>
                            <w:r>
                              <w:t>: Plagiarism Report</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BA124" id="_x0000_s1055" type="#_x0000_t202" style="position:absolute;margin-left:-27.3pt;margin-top:325.05pt;width:496.0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" stroked="f">
                <v:textbox style="mso-fit-shape-to-text:t" inset="0,0,0,0">
                  <w:txbxContent>
                    <w:p w14:paraId="25B12CD5" w14:textId="6D5A3506" w:rsidR="00CA3393" w:rsidRPr="00675CFD" w:rsidRDefault="00CA3393" w:rsidP="00CA3393">
                      <w:pPr>
                        <w:pStyle w:val="Caption"/>
                        <w:jc w:val="center"/>
                        <w:rPr>
                          <w:noProof/>
                          <w:szCs w:val="22"/>
                        </w:rPr>
                      </w:pPr>
                      <w:bookmarkStart w:id="200" w:name="_Toc197605873"/>
                      <w:r>
                        <w:t xml:space="preserve">Figure </w:t>
                      </w:r>
                      <w:fldSimple w:instr=" SEQ Figure \* ARABIC ">
                        <w:r w:rsidR="008E2B32">
                          <w:rPr>
                            <w:noProof/>
                          </w:rPr>
                          <w:t>31</w:t>
                        </w:r>
                      </w:fldSimple>
                      <w:r>
                        <w:t>: Plagiarism Report</w:t>
                      </w:r>
                      <w:bookmarkEnd w:id="200"/>
                    </w:p>
                  </w:txbxContent>
                </v:textbox>
                <w10:wrap type="square"/>
              </v:shape>
            </w:pict>
          </mc:Fallback>
        </mc:AlternateContent>
      </w:r>
    </w:p>
    <w:p w14:paraId="7A5EA535" w14:textId="3DD4BBC8" w:rsidR="004255B2" w:rsidRDefault="004255B2" w:rsidP="00E27D8D">
      <w:pPr>
        <w:pStyle w:val="TitleHeader"/>
        <w:ind w:right="567"/>
      </w:pPr>
      <w:bookmarkStart w:id="201" w:name="_Toc197605989"/>
      <w:r w:rsidRPr="00EB5A61">
        <w:t>PLAGIARISM REPORT</w:t>
      </w:r>
      <w:bookmarkEnd w:id="197"/>
      <w:bookmarkEnd w:id="201"/>
    </w:p>
    <w:p w14:paraId="2586BDD6" w14:textId="04E927E6" w:rsidR="004255B2" w:rsidRPr="008450FE" w:rsidRDefault="00CA3393" w:rsidP="00E27D8D">
      <w:pPr>
        <w:ind w:right="567"/>
      </w:pPr>
      <w:r>
        <w:rPr>
          <w:noProof/>
        </w:rPr>
        <w:drawing>
          <wp:anchor distT="0" distB="0" distL="0" distR="0" simplePos="0" relativeHeight="251783168" behindDoc="0" locked="0" layoutInCell="0" allowOverlap="1" wp14:anchorId="4E8EF4FB" wp14:editId="7FAC5BDF">
            <wp:simplePos x="0" y="0"/>
            <wp:positionH relativeFrom="column">
              <wp:posOffset>-346993</wp:posOffset>
            </wp:positionH>
            <wp:positionV relativeFrom="paragraph">
              <wp:posOffset>366395</wp:posOffset>
            </wp:positionV>
            <wp:extent cx="6299835" cy="3704590"/>
            <wp:effectExtent l="0" t="0" r="0" b="0"/>
            <wp:wrapSquare wrapText="largest"/>
            <wp:docPr id="3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pic:cNvPicPr>
                      <a:picLocks noChangeAspect="1" noChangeArrowheads="1"/>
                    </pic:cNvPicPr>
                  </pic:nvPicPr>
                  <pic:blipFill>
                    <a:blip r:embed="rId46"/>
                    <a:stretch>
                      <a:fillRect/>
                    </a:stretch>
                  </pic:blipFill>
                  <pic:spPr bwMode="auto">
                    <a:xfrm>
                      <a:off x="0" y="0"/>
                      <a:ext cx="6299835" cy="3704590"/>
                    </a:xfrm>
                    <a:prstGeom prst="rect">
                      <a:avLst/>
                    </a:prstGeom>
                    <a:noFill/>
                  </pic:spPr>
                </pic:pic>
              </a:graphicData>
            </a:graphic>
          </wp:anchor>
        </w:drawing>
      </w:r>
    </w:p>
    <w:p w14:paraId="5D55CB8A" w14:textId="77777777" w:rsidR="008E3907" w:rsidRPr="008450FE" w:rsidRDefault="008E3907" w:rsidP="00E27D8D">
      <w:pPr>
        <w:ind w:right="567"/>
      </w:pPr>
    </w:p>
    <w:sectPr w:rsidR="008E3907" w:rsidRPr="008450FE" w:rsidSect="00083B49">
      <w:headerReference w:type="even" r:id="rId47"/>
      <w:headerReference w:type="default" r:id="rId48"/>
      <w:footerReference w:type="default" r:id="rId49"/>
      <w:headerReference w:type="first" r:id="rId50"/>
      <w:pgSz w:w="11906" w:h="16838"/>
      <w:pgMar w:top="851" w:right="567" w:bottom="567" w:left="1418" w:header="113" w:footer="170"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ABDD3" w14:textId="77777777" w:rsidR="00CE52B5" w:rsidRDefault="00CE52B5" w:rsidP="009F4912">
      <w:r>
        <w:separator/>
      </w:r>
    </w:p>
  </w:endnote>
  <w:endnote w:type="continuationSeparator" w:id="0">
    <w:p w14:paraId="0B87E13F" w14:textId="77777777" w:rsidR="00CE52B5" w:rsidRDefault="00CE52B5" w:rsidP="009F4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FF2B0" w14:textId="77777777" w:rsidR="00D57CB9" w:rsidRPr="00544A48" w:rsidRDefault="00000000" w:rsidP="00D57CB9">
    <w:pPr>
      <w:pStyle w:val="Footer"/>
      <w:jc w:val="right"/>
      <w:rPr>
        <w:sz w:val="22"/>
      </w:rPr>
    </w:pPr>
    <w:sdt>
      <w:sdtPr>
        <w:id w:val="-754594612"/>
        <w:docPartObj>
          <w:docPartGallery w:val="Page Numbers (Bottom of Page)"/>
          <w:docPartUnique/>
        </w:docPartObj>
      </w:sdtPr>
      <w:sdtContent/>
    </w:sdt>
    <w:r w:rsidR="00D57CB9">
      <w:tab/>
    </w:r>
    <w:sdt>
      <w:sdtPr>
        <w:id w:val="1395083052"/>
        <w:docPartObj>
          <w:docPartGallery w:val="Page Numbers (Bottom of Page)"/>
          <w:docPartUnique/>
        </w:docPartObj>
      </w:sdtPr>
      <w:sdtContent>
        <w:r w:rsidR="00D57CB9">
          <w:fldChar w:fldCharType="begin"/>
        </w:r>
        <w:r w:rsidR="00D57CB9">
          <w:instrText xml:space="preserve"> PAGE   \* MERGEFORMAT </w:instrText>
        </w:r>
        <w:r w:rsidR="00D57CB9">
          <w:fldChar w:fldCharType="separate"/>
        </w:r>
        <w:r w:rsidR="00D57CB9">
          <w:t>VI</w:t>
        </w:r>
        <w:r w:rsidR="00D57CB9">
          <w:rPr>
            <w:noProof/>
          </w:rPr>
          <w:fldChar w:fldCharType="end"/>
        </w:r>
        <w:r w:rsidR="00D57CB9">
          <w:t xml:space="preserve"> | </w:t>
        </w:r>
        <w:r w:rsidR="00D57CB9">
          <w:rPr>
            <w:color w:val="7F7F7F" w:themeColor="background1" w:themeShade="7F"/>
            <w:spacing w:val="60"/>
          </w:rPr>
          <w:t>Page</w:t>
        </w:r>
      </w:sdtContent>
    </w:sdt>
  </w:p>
  <w:p w14:paraId="5A79C75D" w14:textId="564E2413" w:rsidR="00AF381C" w:rsidRPr="001527C4" w:rsidRDefault="00AF381C" w:rsidP="00D57CB9">
    <w:pPr>
      <w:pStyle w:val="Footer"/>
      <w:tabs>
        <w:tab w:val="clear" w:pos="4513"/>
        <w:tab w:val="clear" w:pos="9026"/>
        <w:tab w:val="right" w:pos="9921"/>
      </w:tabs>
      <w:rPr>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3974110"/>
      <w:docPartObj>
        <w:docPartGallery w:val="Page Numbers (Bottom of Page)"/>
        <w:docPartUnique/>
      </w:docPartObj>
    </w:sdtPr>
    <w:sdtContent>
      <w:sdt>
        <w:sdtPr>
          <w:id w:val="771666714"/>
          <w:docPartObj>
            <w:docPartGallery w:val="Page Numbers (Bottom of Page)"/>
            <w:docPartUnique/>
          </w:docPartObj>
        </w:sdtPr>
        <w:sdtContent>
          <w:p w14:paraId="225694FD" w14:textId="77777777" w:rsidR="00D57CB9" w:rsidRPr="00544A48" w:rsidRDefault="00D57CB9" w:rsidP="00D57CB9">
            <w:pPr>
              <w:pStyle w:val="Footer"/>
              <w:jc w:val="right"/>
              <w:rPr>
                <w:sz w:val="22"/>
              </w:rPr>
            </w:pPr>
            <w:r>
              <w:fldChar w:fldCharType="begin"/>
            </w:r>
            <w:r>
              <w:instrText xml:space="preserve"> PAGE   \* MERGEFORMAT </w:instrText>
            </w:r>
            <w:r>
              <w:fldChar w:fldCharType="separate"/>
            </w:r>
            <w:r>
              <w:t>VI</w:t>
            </w:r>
            <w:r>
              <w:rPr>
                <w:noProof/>
              </w:rPr>
              <w:fldChar w:fldCharType="end"/>
            </w:r>
            <w:r>
              <w:t xml:space="preserve"> | </w:t>
            </w:r>
            <w:r>
              <w:rPr>
                <w:color w:val="7F7F7F" w:themeColor="background1" w:themeShade="7F"/>
                <w:spacing w:val="60"/>
              </w:rPr>
              <w:t>Page</w:t>
            </w:r>
          </w:p>
        </w:sdtContent>
      </w:sdt>
      <w:p w14:paraId="54712C27" w14:textId="2E6FE223" w:rsidR="00AF381C" w:rsidRPr="00544A48" w:rsidRDefault="00000000" w:rsidP="008A46FA">
        <w:pPr>
          <w:pStyle w:val="Footer"/>
          <w:jc w:val="right"/>
          <w:rPr>
            <w:sz w:val="22"/>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274360"/>
      <w:docPartObj>
        <w:docPartGallery w:val="Page Numbers (Bottom of Page)"/>
        <w:docPartUnique/>
      </w:docPartObj>
    </w:sdtPr>
    <w:sdtContent>
      <w:sdt>
        <w:sdtPr>
          <w:id w:val="-155081214"/>
          <w:docPartObj>
            <w:docPartGallery w:val="Page Numbers (Bottom of Page)"/>
            <w:docPartUnique/>
          </w:docPartObj>
        </w:sdtPr>
        <w:sdtContent>
          <w:p w14:paraId="7C1A59AF" w14:textId="77777777" w:rsidR="00D57CB9" w:rsidRPr="00544A48" w:rsidRDefault="00D57CB9" w:rsidP="00D57CB9">
            <w:pPr>
              <w:pStyle w:val="Footer"/>
              <w:jc w:val="right"/>
              <w:rPr>
                <w:sz w:val="22"/>
              </w:rPr>
            </w:pPr>
            <w:r>
              <w:fldChar w:fldCharType="begin"/>
            </w:r>
            <w:r>
              <w:instrText xml:space="preserve"> PAGE   \* MERGEFORMAT </w:instrText>
            </w:r>
            <w:r>
              <w:fldChar w:fldCharType="separate"/>
            </w:r>
            <w:r>
              <w:t>VI</w:t>
            </w:r>
            <w:r>
              <w:rPr>
                <w:noProof/>
              </w:rPr>
              <w:fldChar w:fldCharType="end"/>
            </w:r>
            <w:r>
              <w:t xml:space="preserve"> | </w:t>
            </w:r>
            <w:r>
              <w:rPr>
                <w:color w:val="7F7F7F" w:themeColor="background1" w:themeShade="7F"/>
                <w:spacing w:val="60"/>
              </w:rPr>
              <w:t>Page</w:t>
            </w:r>
          </w:p>
        </w:sdtContent>
      </w:sdt>
      <w:p w14:paraId="79E18454" w14:textId="19EF7DEC" w:rsidR="00AF381C" w:rsidRPr="00FE2C96" w:rsidRDefault="00000000" w:rsidP="008A46FA">
        <w:pPr>
          <w:pStyle w:val="Footer"/>
          <w:jc w:val="right"/>
          <w:rPr>
            <w:sz w:val="22"/>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0235965"/>
      <w:docPartObj>
        <w:docPartGallery w:val="Page Numbers (Bottom of Page)"/>
        <w:docPartUnique/>
      </w:docPartObj>
    </w:sdtPr>
    <w:sdtContent>
      <w:p w14:paraId="56C92E0D" w14:textId="5B0CA0D8" w:rsidR="00AF381C" w:rsidRPr="001527C4" w:rsidRDefault="00AF381C" w:rsidP="009F4912">
        <w:pPr>
          <w:pStyle w:val="Footer"/>
          <w:jc w:val="right"/>
          <w:rPr>
            <w:sz w:val="22"/>
          </w:rPr>
        </w:pPr>
        <w:r>
          <w:fldChar w:fldCharType="begin"/>
        </w:r>
        <w:r>
          <w:instrText xml:space="preserve"> PAGE   \* MERGEFORMAT </w:instrText>
        </w:r>
        <w:r>
          <w:fldChar w:fldCharType="separate"/>
        </w:r>
        <w:r>
          <w:t>II</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CD475" w14:textId="77777777" w:rsidR="00CE52B5" w:rsidRDefault="00CE52B5" w:rsidP="009F4912">
      <w:r>
        <w:separator/>
      </w:r>
    </w:p>
  </w:footnote>
  <w:footnote w:type="continuationSeparator" w:id="0">
    <w:p w14:paraId="79D88E16" w14:textId="77777777" w:rsidR="00CE52B5" w:rsidRDefault="00CE52B5" w:rsidP="009F49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766F0" w14:textId="77777777" w:rsidR="00AF381C" w:rsidRDefault="00000000" w:rsidP="009F4912">
    <w:pPr>
      <w:pStyle w:val="Header"/>
    </w:pPr>
    <w:r>
      <w:rPr>
        <w:noProof/>
        <w:lang w:eastAsia="en-IN"/>
      </w:rPr>
      <w:pict w14:anchorId="2F952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3481329" o:spid="_x0000_s1026" type="#_x0000_t75" style="position:absolute;left:0;text-align:left;margin-left:0;margin-top:0;width:210.2pt;height:277.4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936B" w14:textId="77777777" w:rsidR="00AF381C" w:rsidRDefault="00000000" w:rsidP="009F4912">
    <w:pPr>
      <w:pStyle w:val="Header"/>
    </w:pPr>
    <w:r>
      <w:rPr>
        <w:noProof/>
      </w:rPr>
      <w:pict w14:anchorId="190F4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3481328" o:spid="_x0000_s1032" type="#_x0000_t75" style="position:absolute;left:0;text-align:left;margin-left:0;margin-top:0;width:210.2pt;height:277.4pt;z-index:-251649024;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1889D" w14:textId="039B1A8B" w:rsidR="00AF381C" w:rsidRPr="00D57CB9" w:rsidRDefault="00AF381C" w:rsidP="00D57C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9F411" w14:textId="0636E926" w:rsidR="00AF381C" w:rsidRPr="00D57CB9" w:rsidRDefault="00AF381C" w:rsidP="00D57C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AD2C5" w14:textId="77777777" w:rsidR="00AF381C" w:rsidRDefault="00AF381C" w:rsidP="009F4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50BFA" w14:textId="247CE9AF" w:rsidR="00AF381C" w:rsidRPr="00EB5A61" w:rsidRDefault="004255B2" w:rsidP="009F4912">
    <w:pPr>
      <w:pStyle w:val="Header"/>
      <w:tabs>
        <w:tab w:val="clear" w:pos="9026"/>
        <w:tab w:val="left" w:pos="7938"/>
      </w:tabs>
    </w:pPr>
    <w:r>
      <w:rPr>
        <w:noProof/>
        <w:sz w:val="22"/>
      </w:rPr>
      <w:drawing>
        <wp:anchor distT="0" distB="0" distL="114300" distR="114300" simplePos="0" relativeHeight="251670528" behindDoc="1" locked="0" layoutInCell="0" allowOverlap="1" wp14:anchorId="02A70801" wp14:editId="51912117">
          <wp:simplePos x="0" y="0"/>
          <wp:positionH relativeFrom="margin">
            <wp:align>center</wp:align>
          </wp:positionH>
          <wp:positionV relativeFrom="margin">
            <wp:align>center</wp:align>
          </wp:positionV>
          <wp:extent cx="2669540" cy="3522980"/>
          <wp:effectExtent l="0" t="0" r="0" b="1270"/>
          <wp:wrapNone/>
          <wp:docPr id="252513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2669540" cy="3522980"/>
                  </a:xfrm>
                  <a:prstGeom prst="rect">
                    <a:avLst/>
                  </a:prstGeom>
                  <a:noFill/>
                </pic:spPr>
              </pic:pic>
            </a:graphicData>
          </a:graphic>
          <wp14:sizeRelH relativeFrom="page">
            <wp14:pctWidth>0</wp14:pctWidth>
          </wp14:sizeRelH>
          <wp14:sizeRelV relativeFrom="page">
            <wp14:pctHeight>0</wp14:pctHeight>
          </wp14:sizeRelV>
        </wp:anchor>
      </w:drawing>
    </w:r>
    <w:r w:rsidR="00635216">
      <w:t>Disha Sharma</w:t>
    </w:r>
    <w:r>
      <w:tab/>
    </w:r>
    <w:r>
      <w:tab/>
    </w:r>
    <w:r w:rsidR="00B27376">
      <w:t>24010300201</w:t>
    </w:r>
    <w:r w:rsidR="00635216">
      <w:t>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58F6F" w14:textId="77777777" w:rsidR="00AF381C" w:rsidRDefault="00AF381C" w:rsidP="009F4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6F70"/>
    <w:multiLevelType w:val="multilevel"/>
    <w:tmpl w:val="EF6C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B7930"/>
    <w:multiLevelType w:val="multilevel"/>
    <w:tmpl w:val="DE3C667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 w15:restartNumberingAfterBreak="0">
    <w:nsid w:val="083462D0"/>
    <w:multiLevelType w:val="multilevel"/>
    <w:tmpl w:val="2EE6B96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3" w15:restartNumberingAfterBreak="0">
    <w:nsid w:val="08572A16"/>
    <w:multiLevelType w:val="multilevel"/>
    <w:tmpl w:val="CED08A3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F54FA"/>
    <w:multiLevelType w:val="multilevel"/>
    <w:tmpl w:val="A8E8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C52B2"/>
    <w:multiLevelType w:val="multilevel"/>
    <w:tmpl w:val="5E16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26E96"/>
    <w:multiLevelType w:val="multilevel"/>
    <w:tmpl w:val="5D667164"/>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7" w15:restartNumberingAfterBreak="0">
    <w:nsid w:val="12ED400E"/>
    <w:multiLevelType w:val="multilevel"/>
    <w:tmpl w:val="0F3CEA0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8" w15:restartNumberingAfterBreak="0">
    <w:nsid w:val="149C4A45"/>
    <w:multiLevelType w:val="hybridMultilevel"/>
    <w:tmpl w:val="0B9E1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1775FE"/>
    <w:multiLevelType w:val="multilevel"/>
    <w:tmpl w:val="9F64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0223F"/>
    <w:multiLevelType w:val="multilevel"/>
    <w:tmpl w:val="1AF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220CF"/>
    <w:multiLevelType w:val="multilevel"/>
    <w:tmpl w:val="D5E8E1A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2" w15:restartNumberingAfterBreak="0">
    <w:nsid w:val="1CC14FBA"/>
    <w:multiLevelType w:val="hybridMultilevel"/>
    <w:tmpl w:val="A5DC553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1CF6526F"/>
    <w:multiLevelType w:val="multilevel"/>
    <w:tmpl w:val="65AAA86A"/>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14" w15:restartNumberingAfterBreak="0">
    <w:nsid w:val="1E9C0251"/>
    <w:multiLevelType w:val="multilevel"/>
    <w:tmpl w:val="F47A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E72FB"/>
    <w:multiLevelType w:val="multilevel"/>
    <w:tmpl w:val="8FF4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3476C2"/>
    <w:multiLevelType w:val="multilevel"/>
    <w:tmpl w:val="9E14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42B0F"/>
    <w:multiLevelType w:val="multilevel"/>
    <w:tmpl w:val="4F306A78"/>
    <w:lvl w:ilvl="0">
      <w:start w:val="1"/>
      <w:numFmt w:val="decimal"/>
      <w:lvlText w:val="%1."/>
      <w:lvlJc w:val="left"/>
      <w:pPr>
        <w:tabs>
          <w:tab w:val="num" w:pos="0"/>
        </w:tabs>
        <w:ind w:left="567" w:hanging="567"/>
      </w:pPr>
    </w:lvl>
    <w:lvl w:ilvl="1">
      <w:start w:val="1"/>
      <w:numFmt w:val="decimal"/>
      <w:lvlText w:val="%1.%2"/>
      <w:lvlJc w:val="left"/>
      <w:pPr>
        <w:tabs>
          <w:tab w:val="num" w:pos="0"/>
        </w:tabs>
        <w:ind w:left="567" w:hanging="567"/>
      </w:pPr>
    </w:lvl>
    <w:lvl w:ilvl="2">
      <w:start w:val="1"/>
      <w:numFmt w:val="decimal"/>
      <w:lvlText w:val="%1.%2.%3"/>
      <w:lvlJc w:val="left"/>
      <w:pPr>
        <w:tabs>
          <w:tab w:val="num" w:pos="0"/>
        </w:tabs>
        <w:ind w:left="1418" w:hanging="851"/>
      </w:pPr>
      <w:rPr>
        <w:b w:val="0"/>
        <w:bCs w:val="0"/>
      </w:rPr>
    </w:lvl>
    <w:lvl w:ilvl="3">
      <w:start w:val="1"/>
      <w:numFmt w:val="decimal"/>
      <w:lvlText w:val="%1.%2.%3.%4"/>
      <w:lvlJc w:val="left"/>
      <w:pPr>
        <w:tabs>
          <w:tab w:val="num" w:pos="0"/>
        </w:tabs>
        <w:ind w:left="1701" w:hanging="567"/>
      </w:pPr>
      <w:rPr>
        <w:b w:val="0"/>
        <w:bCs w:val="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2E6C2D98"/>
    <w:multiLevelType w:val="multilevel"/>
    <w:tmpl w:val="9D18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B7EDC"/>
    <w:multiLevelType w:val="multilevel"/>
    <w:tmpl w:val="FFF8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16130"/>
    <w:multiLevelType w:val="multilevel"/>
    <w:tmpl w:val="64D8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D5659"/>
    <w:multiLevelType w:val="multilevel"/>
    <w:tmpl w:val="A6F0F068"/>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2" w15:restartNumberingAfterBreak="0">
    <w:nsid w:val="39FF2E1B"/>
    <w:multiLevelType w:val="multilevel"/>
    <w:tmpl w:val="FD50A80C"/>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3" w15:restartNumberingAfterBreak="0">
    <w:nsid w:val="3BAD2C37"/>
    <w:multiLevelType w:val="hybridMultilevel"/>
    <w:tmpl w:val="5C20C51A"/>
    <w:lvl w:ilvl="0" w:tplc="4009000F">
      <w:start w:val="1"/>
      <w:numFmt w:val="decimal"/>
      <w:lvlText w:val="%1."/>
      <w:lvlJc w:val="left"/>
      <w:pPr>
        <w:ind w:left="720" w:hanging="360"/>
      </w:pPr>
    </w:lvl>
    <w:lvl w:ilvl="1" w:tplc="FF3A2166">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8A2752"/>
    <w:multiLevelType w:val="multilevel"/>
    <w:tmpl w:val="3E6A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05CA1"/>
    <w:multiLevelType w:val="multilevel"/>
    <w:tmpl w:val="94EC9D02"/>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26" w15:restartNumberingAfterBreak="0">
    <w:nsid w:val="4364039C"/>
    <w:multiLevelType w:val="multilevel"/>
    <w:tmpl w:val="419E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21908"/>
    <w:multiLevelType w:val="multilevel"/>
    <w:tmpl w:val="1C52DF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6F44E87"/>
    <w:multiLevelType w:val="multilevel"/>
    <w:tmpl w:val="B51E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697DFC"/>
    <w:multiLevelType w:val="multilevel"/>
    <w:tmpl w:val="E1C6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D5477"/>
    <w:multiLevelType w:val="multilevel"/>
    <w:tmpl w:val="A36858EE"/>
    <w:lvl w:ilvl="0">
      <w:start w:val="1"/>
      <w:numFmt w:val="decimal"/>
      <w:pStyle w:val="ChapterTitle"/>
      <w:lvlText w:val="%1."/>
      <w:lvlJc w:val="left"/>
      <w:pPr>
        <w:ind w:left="567" w:hanging="567"/>
      </w:pPr>
      <w:rPr>
        <w:rFonts w:hint="default"/>
      </w:rPr>
    </w:lvl>
    <w:lvl w:ilvl="1">
      <w:start w:val="1"/>
      <w:numFmt w:val="decimal"/>
      <w:pStyle w:val="TopicHeader"/>
      <w:lvlText w:val="%1.%2"/>
      <w:lvlJc w:val="left"/>
      <w:pPr>
        <w:ind w:left="567" w:hanging="567"/>
      </w:pPr>
      <w:rPr>
        <w:rFonts w:hint="default"/>
      </w:rPr>
    </w:lvl>
    <w:lvl w:ilvl="2">
      <w:start w:val="1"/>
      <w:numFmt w:val="decimal"/>
      <w:pStyle w:val="TopicHeader2"/>
      <w:lvlText w:val="%1.%2.%3"/>
      <w:lvlJc w:val="left"/>
      <w:pPr>
        <w:ind w:left="1135" w:hanging="851"/>
      </w:pPr>
      <w:rPr>
        <w:rFonts w:hint="default"/>
        <w:b w:val="0"/>
        <w:bCs w:val="0"/>
      </w:rPr>
    </w:lvl>
    <w:lvl w:ilvl="3">
      <w:start w:val="1"/>
      <w:numFmt w:val="decimal"/>
      <w:pStyle w:val="TopicHeader3"/>
      <w:lvlText w:val="%1.%2.%3.%4"/>
      <w:lvlJc w:val="left"/>
      <w:pPr>
        <w:ind w:left="1701" w:hanging="567"/>
      </w:pPr>
      <w:rPr>
        <w:rFonts w:hint="default"/>
        <w:b w:val="0"/>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D172B50"/>
    <w:multiLevelType w:val="multilevel"/>
    <w:tmpl w:val="A88E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A631F5"/>
    <w:multiLevelType w:val="multilevel"/>
    <w:tmpl w:val="6CF4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863A9D"/>
    <w:multiLevelType w:val="multilevel"/>
    <w:tmpl w:val="CC36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9127D"/>
    <w:multiLevelType w:val="multilevel"/>
    <w:tmpl w:val="F34E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115655"/>
    <w:multiLevelType w:val="multilevel"/>
    <w:tmpl w:val="83E2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C7573"/>
    <w:multiLevelType w:val="multilevel"/>
    <w:tmpl w:val="FE38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25C1E"/>
    <w:multiLevelType w:val="multilevel"/>
    <w:tmpl w:val="59E6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525CA2"/>
    <w:multiLevelType w:val="multilevel"/>
    <w:tmpl w:val="00F8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1C1772"/>
    <w:multiLevelType w:val="multilevel"/>
    <w:tmpl w:val="3A32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DE048E"/>
    <w:multiLevelType w:val="multilevel"/>
    <w:tmpl w:val="B92E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AF6D0C"/>
    <w:multiLevelType w:val="multilevel"/>
    <w:tmpl w:val="7F1E1AC6"/>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42" w15:restartNumberingAfterBreak="0">
    <w:nsid w:val="632F5C29"/>
    <w:multiLevelType w:val="multilevel"/>
    <w:tmpl w:val="BF84CC16"/>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43" w15:restartNumberingAfterBreak="0">
    <w:nsid w:val="63FC73DA"/>
    <w:multiLevelType w:val="multilevel"/>
    <w:tmpl w:val="812E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E86BEE"/>
    <w:multiLevelType w:val="multilevel"/>
    <w:tmpl w:val="C5A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A10AB"/>
    <w:multiLevelType w:val="multilevel"/>
    <w:tmpl w:val="6360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C53D5"/>
    <w:multiLevelType w:val="multilevel"/>
    <w:tmpl w:val="B9A6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5D1B73"/>
    <w:multiLevelType w:val="multilevel"/>
    <w:tmpl w:val="973C72EA"/>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48" w15:restartNumberingAfterBreak="0">
    <w:nsid w:val="6BEB5438"/>
    <w:multiLevelType w:val="multilevel"/>
    <w:tmpl w:val="7384F518"/>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49" w15:restartNumberingAfterBreak="0">
    <w:nsid w:val="6CC8078C"/>
    <w:multiLevelType w:val="multilevel"/>
    <w:tmpl w:val="90B86E16"/>
    <w:lvl w:ilvl="0">
      <w:start w:val="1"/>
      <w:numFmt w:val="decimal"/>
      <w:lvlText w:val="%1."/>
      <w:lvlJc w:val="left"/>
      <w:pPr>
        <w:tabs>
          <w:tab w:val="num" w:pos="0"/>
        </w:tabs>
        <w:ind w:left="709" w:hanging="283"/>
      </w:p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50" w15:restartNumberingAfterBreak="0">
    <w:nsid w:val="6D9F39FF"/>
    <w:multiLevelType w:val="multilevel"/>
    <w:tmpl w:val="461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5B35CB"/>
    <w:multiLevelType w:val="multilevel"/>
    <w:tmpl w:val="D256D8DE"/>
    <w:lvl w:ilvl="0">
      <w:start w:val="1"/>
      <w:numFmt w:val="bullet"/>
      <w:lvlText w:val=""/>
      <w:lvlJc w:val="left"/>
      <w:pPr>
        <w:tabs>
          <w:tab w:val="num" w:pos="0"/>
        </w:tabs>
        <w:ind w:left="709" w:hanging="283"/>
      </w:pPr>
      <w:rPr>
        <w:rFonts w:ascii="Symbol" w:hAnsi="Symbol" w:cs="Symbol" w:hint="default"/>
      </w:rPr>
    </w:lvl>
    <w:lvl w:ilvl="1">
      <w:start w:val="1"/>
      <w:numFmt w:val="bullet"/>
      <w:lvlText w:val=""/>
      <w:lvlJc w:val="left"/>
      <w:pPr>
        <w:tabs>
          <w:tab w:val="num" w:pos="0"/>
        </w:tabs>
        <w:ind w:left="1418" w:hanging="283"/>
      </w:pPr>
      <w:rPr>
        <w:rFonts w:ascii="Symbol" w:hAnsi="Symbol" w:cs="Symbol" w:hint="default"/>
      </w:rPr>
    </w:lvl>
    <w:lvl w:ilvl="2">
      <w:start w:val="1"/>
      <w:numFmt w:val="bullet"/>
      <w:lvlText w:val=""/>
      <w:lvlJc w:val="left"/>
      <w:pPr>
        <w:tabs>
          <w:tab w:val="num" w:pos="0"/>
        </w:tabs>
        <w:ind w:left="2127" w:hanging="283"/>
      </w:pPr>
      <w:rPr>
        <w:rFonts w:ascii="Symbol" w:hAnsi="Symbol" w:cs="Symbol" w:hint="default"/>
      </w:rPr>
    </w:lvl>
    <w:lvl w:ilvl="3">
      <w:start w:val="1"/>
      <w:numFmt w:val="bullet"/>
      <w:lvlText w:val=""/>
      <w:lvlJc w:val="left"/>
      <w:pPr>
        <w:tabs>
          <w:tab w:val="num" w:pos="0"/>
        </w:tabs>
        <w:ind w:left="2836" w:hanging="283"/>
      </w:pPr>
      <w:rPr>
        <w:rFonts w:ascii="Symbol" w:hAnsi="Symbol" w:cs="Symbol" w:hint="default"/>
      </w:rPr>
    </w:lvl>
    <w:lvl w:ilvl="4">
      <w:start w:val="1"/>
      <w:numFmt w:val="bullet"/>
      <w:lvlText w:val=""/>
      <w:lvlJc w:val="left"/>
      <w:pPr>
        <w:tabs>
          <w:tab w:val="num" w:pos="0"/>
        </w:tabs>
        <w:ind w:left="3545" w:hanging="283"/>
      </w:pPr>
      <w:rPr>
        <w:rFonts w:ascii="Symbol" w:hAnsi="Symbol" w:cs="Symbol" w:hint="default"/>
      </w:rPr>
    </w:lvl>
    <w:lvl w:ilvl="5">
      <w:start w:val="1"/>
      <w:numFmt w:val="bullet"/>
      <w:lvlText w:val=""/>
      <w:lvlJc w:val="left"/>
      <w:pPr>
        <w:tabs>
          <w:tab w:val="num" w:pos="0"/>
        </w:tabs>
        <w:ind w:left="4254" w:hanging="283"/>
      </w:pPr>
      <w:rPr>
        <w:rFonts w:ascii="Symbol" w:hAnsi="Symbol" w:cs="Symbol" w:hint="default"/>
      </w:rPr>
    </w:lvl>
    <w:lvl w:ilvl="6">
      <w:start w:val="1"/>
      <w:numFmt w:val="bullet"/>
      <w:lvlText w:val=""/>
      <w:lvlJc w:val="left"/>
      <w:pPr>
        <w:tabs>
          <w:tab w:val="num" w:pos="0"/>
        </w:tabs>
        <w:ind w:left="4963" w:hanging="283"/>
      </w:pPr>
      <w:rPr>
        <w:rFonts w:ascii="Symbol" w:hAnsi="Symbol" w:cs="Symbol" w:hint="default"/>
      </w:rPr>
    </w:lvl>
    <w:lvl w:ilvl="7">
      <w:start w:val="1"/>
      <w:numFmt w:val="bullet"/>
      <w:lvlText w:val=""/>
      <w:lvlJc w:val="left"/>
      <w:pPr>
        <w:tabs>
          <w:tab w:val="num" w:pos="0"/>
        </w:tabs>
        <w:ind w:left="5672" w:hanging="283"/>
      </w:pPr>
      <w:rPr>
        <w:rFonts w:ascii="Symbol" w:hAnsi="Symbol" w:cs="Symbol" w:hint="default"/>
      </w:rPr>
    </w:lvl>
    <w:lvl w:ilvl="8">
      <w:start w:val="1"/>
      <w:numFmt w:val="bullet"/>
      <w:lvlText w:val=""/>
      <w:lvlJc w:val="left"/>
      <w:pPr>
        <w:tabs>
          <w:tab w:val="num" w:pos="0"/>
        </w:tabs>
        <w:ind w:left="6381" w:hanging="283"/>
      </w:pPr>
      <w:rPr>
        <w:rFonts w:ascii="Symbol" w:hAnsi="Symbol" w:cs="Symbol" w:hint="default"/>
      </w:rPr>
    </w:lvl>
  </w:abstractNum>
  <w:abstractNum w:abstractNumId="52" w15:restartNumberingAfterBreak="0">
    <w:nsid w:val="74FF3D0E"/>
    <w:multiLevelType w:val="multilevel"/>
    <w:tmpl w:val="0446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48719C"/>
    <w:multiLevelType w:val="multilevel"/>
    <w:tmpl w:val="64D2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DC2EA0"/>
    <w:multiLevelType w:val="multilevel"/>
    <w:tmpl w:val="B5FE6896"/>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55" w15:restartNumberingAfterBreak="0">
    <w:nsid w:val="76F97127"/>
    <w:multiLevelType w:val="multilevel"/>
    <w:tmpl w:val="8CA0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783CA8"/>
    <w:multiLevelType w:val="multilevel"/>
    <w:tmpl w:val="53DA5FE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1512CE"/>
    <w:multiLevelType w:val="multilevel"/>
    <w:tmpl w:val="5CD0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367069">
    <w:abstractNumId w:val="30"/>
  </w:num>
  <w:num w:numId="2" w16cid:durableId="851337719">
    <w:abstractNumId w:val="12"/>
  </w:num>
  <w:num w:numId="3" w16cid:durableId="59640184">
    <w:abstractNumId w:val="46"/>
  </w:num>
  <w:num w:numId="4" w16cid:durableId="204454816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7704679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69730475">
    <w:abstractNumId w:val="36"/>
  </w:num>
  <w:num w:numId="7" w16cid:durableId="19087041">
    <w:abstractNumId w:val="52"/>
  </w:num>
  <w:num w:numId="8" w16cid:durableId="2119712146">
    <w:abstractNumId w:val="26"/>
  </w:num>
  <w:num w:numId="9" w16cid:durableId="1759667749">
    <w:abstractNumId w:val="31"/>
  </w:num>
  <w:num w:numId="10" w16cid:durableId="1706521065">
    <w:abstractNumId w:val="57"/>
  </w:num>
  <w:num w:numId="11" w16cid:durableId="1949897205">
    <w:abstractNumId w:val="29"/>
  </w:num>
  <w:num w:numId="12" w16cid:durableId="457842531">
    <w:abstractNumId w:val="15"/>
  </w:num>
  <w:num w:numId="13" w16cid:durableId="929891458">
    <w:abstractNumId w:val="37"/>
  </w:num>
  <w:num w:numId="14" w16cid:durableId="587156023">
    <w:abstractNumId w:val="19"/>
  </w:num>
  <w:num w:numId="15" w16cid:durableId="763888540">
    <w:abstractNumId w:val="50"/>
  </w:num>
  <w:num w:numId="16" w16cid:durableId="1008600886">
    <w:abstractNumId w:val="4"/>
  </w:num>
  <w:num w:numId="17" w16cid:durableId="1899509396">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885093768">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990741956">
    <w:abstractNumId w:val="34"/>
  </w:num>
  <w:num w:numId="20" w16cid:durableId="672100102">
    <w:abstractNumId w:val="39"/>
  </w:num>
  <w:num w:numId="21" w16cid:durableId="1080907028">
    <w:abstractNumId w:val="53"/>
  </w:num>
  <w:num w:numId="22" w16cid:durableId="1021859320">
    <w:abstractNumId w:val="18"/>
  </w:num>
  <w:num w:numId="23" w16cid:durableId="1195384099">
    <w:abstractNumId w:val="45"/>
  </w:num>
  <w:num w:numId="24" w16cid:durableId="1590886890">
    <w:abstractNumId w:val="44"/>
  </w:num>
  <w:num w:numId="25" w16cid:durableId="1609894924">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01655913">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5864981">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267087113">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612177140">
    <w:abstractNumId w:val="10"/>
  </w:num>
  <w:num w:numId="30" w16cid:durableId="643777580">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11429809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72163835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1024019848">
    <w:abstractNumId w:val="20"/>
  </w:num>
  <w:num w:numId="34" w16cid:durableId="619073013">
    <w:abstractNumId w:val="32"/>
  </w:num>
  <w:num w:numId="35" w16cid:durableId="1865900337">
    <w:abstractNumId w:val="28"/>
  </w:num>
  <w:num w:numId="36" w16cid:durableId="526411168">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58216010">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905748729">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1674213344">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473596839">
    <w:abstractNumId w:val="38"/>
  </w:num>
  <w:num w:numId="41" w16cid:durableId="224412419">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949506753">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422647639">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851454532">
    <w:abstractNumId w:val="9"/>
  </w:num>
  <w:num w:numId="45" w16cid:durableId="1062026722">
    <w:abstractNumId w:val="27"/>
  </w:num>
  <w:num w:numId="46" w16cid:durableId="402143884">
    <w:abstractNumId w:val="24"/>
  </w:num>
  <w:num w:numId="47" w16cid:durableId="1257863025">
    <w:abstractNumId w:val="35"/>
  </w:num>
  <w:num w:numId="48" w16cid:durableId="238296258">
    <w:abstractNumId w:val="14"/>
  </w:num>
  <w:num w:numId="49" w16cid:durableId="631784903">
    <w:abstractNumId w:val="3"/>
  </w:num>
  <w:num w:numId="50" w16cid:durableId="2102331887">
    <w:abstractNumId w:val="56"/>
  </w:num>
  <w:num w:numId="51" w16cid:durableId="1435974891">
    <w:abstractNumId w:val="23"/>
  </w:num>
  <w:num w:numId="52" w16cid:durableId="1336297249">
    <w:abstractNumId w:val="54"/>
  </w:num>
  <w:num w:numId="53" w16cid:durableId="601885189">
    <w:abstractNumId w:val="17"/>
    <w:lvlOverride w:ilvl="0">
      <w:startOverride w:val="1"/>
    </w:lvlOverride>
  </w:num>
  <w:num w:numId="54" w16cid:durableId="1986813113">
    <w:abstractNumId w:val="17"/>
  </w:num>
  <w:num w:numId="55" w16cid:durableId="1023360081">
    <w:abstractNumId w:val="49"/>
  </w:num>
  <w:num w:numId="56" w16cid:durableId="804812848">
    <w:abstractNumId w:val="51"/>
  </w:num>
  <w:num w:numId="57" w16cid:durableId="2004580137">
    <w:abstractNumId w:val="47"/>
  </w:num>
  <w:num w:numId="58" w16cid:durableId="191044037">
    <w:abstractNumId w:val="48"/>
  </w:num>
  <w:num w:numId="59" w16cid:durableId="457575426">
    <w:abstractNumId w:val="42"/>
  </w:num>
  <w:num w:numId="60" w16cid:durableId="1485317122">
    <w:abstractNumId w:val="22"/>
  </w:num>
  <w:num w:numId="61" w16cid:durableId="56131543">
    <w:abstractNumId w:val="7"/>
  </w:num>
  <w:num w:numId="62" w16cid:durableId="1888494319">
    <w:abstractNumId w:val="2"/>
  </w:num>
  <w:num w:numId="63" w16cid:durableId="1300725071">
    <w:abstractNumId w:val="1"/>
  </w:num>
  <w:num w:numId="64" w16cid:durableId="1471703448">
    <w:abstractNumId w:val="41"/>
  </w:num>
  <w:num w:numId="65" w16cid:durableId="1867329816">
    <w:abstractNumId w:val="13"/>
  </w:num>
  <w:num w:numId="66" w16cid:durableId="1321730476">
    <w:abstractNumId w:val="6"/>
  </w:num>
  <w:num w:numId="67" w16cid:durableId="1182015853">
    <w:abstractNumId w:val="11"/>
  </w:num>
  <w:num w:numId="68" w16cid:durableId="1211334613">
    <w:abstractNumId w:val="21"/>
  </w:num>
  <w:num w:numId="69" w16cid:durableId="983507358">
    <w:abstractNumId w:val="55"/>
  </w:num>
  <w:num w:numId="70" w16cid:durableId="1235119221">
    <w:abstractNumId w:val="8"/>
  </w:num>
  <w:num w:numId="71" w16cid:durableId="1976330532">
    <w:abstractNumId w:val="25"/>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sha Sharma">
    <w15:presenceInfo w15:providerId="Windows Live" w15:userId="1d4b11e083cb2a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19BA"/>
    <w:rsid w:val="00005C51"/>
    <w:rsid w:val="000335A9"/>
    <w:rsid w:val="00040D76"/>
    <w:rsid w:val="000441D2"/>
    <w:rsid w:val="000510F4"/>
    <w:rsid w:val="00083B49"/>
    <w:rsid w:val="000A1588"/>
    <w:rsid w:val="000A549B"/>
    <w:rsid w:val="000A6F9B"/>
    <w:rsid w:val="000B24F1"/>
    <w:rsid w:val="000D081E"/>
    <w:rsid w:val="000D0D1C"/>
    <w:rsid w:val="000E05C2"/>
    <w:rsid w:val="000E341E"/>
    <w:rsid w:val="000F11F1"/>
    <w:rsid w:val="00112548"/>
    <w:rsid w:val="001351D2"/>
    <w:rsid w:val="00136335"/>
    <w:rsid w:val="001527C4"/>
    <w:rsid w:val="00156BAC"/>
    <w:rsid w:val="001651EA"/>
    <w:rsid w:val="00173EA6"/>
    <w:rsid w:val="001A0CBF"/>
    <w:rsid w:val="001C3C4D"/>
    <w:rsid w:val="001C75FB"/>
    <w:rsid w:val="00207A61"/>
    <w:rsid w:val="00252EB8"/>
    <w:rsid w:val="00253E81"/>
    <w:rsid w:val="002778FF"/>
    <w:rsid w:val="00285D1E"/>
    <w:rsid w:val="00287B8A"/>
    <w:rsid w:val="002A3567"/>
    <w:rsid w:val="002A6FA4"/>
    <w:rsid w:val="002C151C"/>
    <w:rsid w:val="002D7BA3"/>
    <w:rsid w:val="002E2E59"/>
    <w:rsid w:val="002F6EAF"/>
    <w:rsid w:val="00310ADD"/>
    <w:rsid w:val="00311F37"/>
    <w:rsid w:val="00321326"/>
    <w:rsid w:val="00337950"/>
    <w:rsid w:val="00343E66"/>
    <w:rsid w:val="00361A79"/>
    <w:rsid w:val="003664C5"/>
    <w:rsid w:val="0036700C"/>
    <w:rsid w:val="00386C28"/>
    <w:rsid w:val="00392A82"/>
    <w:rsid w:val="003D4759"/>
    <w:rsid w:val="003F09A0"/>
    <w:rsid w:val="003F2F86"/>
    <w:rsid w:val="00406078"/>
    <w:rsid w:val="004255B2"/>
    <w:rsid w:val="004304D7"/>
    <w:rsid w:val="004347EC"/>
    <w:rsid w:val="00441B3D"/>
    <w:rsid w:val="0044781E"/>
    <w:rsid w:val="00461ED8"/>
    <w:rsid w:val="00495CBF"/>
    <w:rsid w:val="004B2A9A"/>
    <w:rsid w:val="004E7F24"/>
    <w:rsid w:val="0050193A"/>
    <w:rsid w:val="00501B32"/>
    <w:rsid w:val="00521F4D"/>
    <w:rsid w:val="00526531"/>
    <w:rsid w:val="00530FB2"/>
    <w:rsid w:val="00532D9C"/>
    <w:rsid w:val="00537C02"/>
    <w:rsid w:val="00544A48"/>
    <w:rsid w:val="005B2B26"/>
    <w:rsid w:val="005C5D93"/>
    <w:rsid w:val="005E06E7"/>
    <w:rsid w:val="006151BB"/>
    <w:rsid w:val="00622848"/>
    <w:rsid w:val="00623DB2"/>
    <w:rsid w:val="00634F00"/>
    <w:rsid w:val="00635216"/>
    <w:rsid w:val="00690F98"/>
    <w:rsid w:val="00693DC1"/>
    <w:rsid w:val="006A06BF"/>
    <w:rsid w:val="006A1D61"/>
    <w:rsid w:val="006C44DE"/>
    <w:rsid w:val="006F2910"/>
    <w:rsid w:val="006F64E3"/>
    <w:rsid w:val="006F7F80"/>
    <w:rsid w:val="007019F1"/>
    <w:rsid w:val="00711E83"/>
    <w:rsid w:val="007C0019"/>
    <w:rsid w:val="007F5B6E"/>
    <w:rsid w:val="007F7FE7"/>
    <w:rsid w:val="00812E1A"/>
    <w:rsid w:val="00826409"/>
    <w:rsid w:val="00830EAD"/>
    <w:rsid w:val="00841643"/>
    <w:rsid w:val="00842E27"/>
    <w:rsid w:val="0084345A"/>
    <w:rsid w:val="008450FE"/>
    <w:rsid w:val="00860F45"/>
    <w:rsid w:val="00874852"/>
    <w:rsid w:val="00884E2E"/>
    <w:rsid w:val="008A3BDF"/>
    <w:rsid w:val="008A46FA"/>
    <w:rsid w:val="008D3469"/>
    <w:rsid w:val="008E2B32"/>
    <w:rsid w:val="008E3907"/>
    <w:rsid w:val="008E46F8"/>
    <w:rsid w:val="008F1C7D"/>
    <w:rsid w:val="008F3F7A"/>
    <w:rsid w:val="00900541"/>
    <w:rsid w:val="00922819"/>
    <w:rsid w:val="00934471"/>
    <w:rsid w:val="009403ED"/>
    <w:rsid w:val="00960581"/>
    <w:rsid w:val="00975F9E"/>
    <w:rsid w:val="0097741B"/>
    <w:rsid w:val="009831E4"/>
    <w:rsid w:val="00987099"/>
    <w:rsid w:val="00987C2E"/>
    <w:rsid w:val="009F4912"/>
    <w:rsid w:val="00A06F54"/>
    <w:rsid w:val="00A21E86"/>
    <w:rsid w:val="00A67A7D"/>
    <w:rsid w:val="00A76E7F"/>
    <w:rsid w:val="00A85AC8"/>
    <w:rsid w:val="00A9167A"/>
    <w:rsid w:val="00AA00F1"/>
    <w:rsid w:val="00AF381C"/>
    <w:rsid w:val="00B0698A"/>
    <w:rsid w:val="00B074AC"/>
    <w:rsid w:val="00B1648A"/>
    <w:rsid w:val="00B27376"/>
    <w:rsid w:val="00B528B0"/>
    <w:rsid w:val="00B532DE"/>
    <w:rsid w:val="00B57DF4"/>
    <w:rsid w:val="00B71294"/>
    <w:rsid w:val="00B953CE"/>
    <w:rsid w:val="00BB0956"/>
    <w:rsid w:val="00BB2363"/>
    <w:rsid w:val="00C0389B"/>
    <w:rsid w:val="00C051E3"/>
    <w:rsid w:val="00C14CA1"/>
    <w:rsid w:val="00C32B80"/>
    <w:rsid w:val="00C444D9"/>
    <w:rsid w:val="00C57125"/>
    <w:rsid w:val="00C83BCE"/>
    <w:rsid w:val="00C92AF5"/>
    <w:rsid w:val="00CA2EF7"/>
    <w:rsid w:val="00CA3393"/>
    <w:rsid w:val="00CB23A2"/>
    <w:rsid w:val="00CD02D5"/>
    <w:rsid w:val="00CD2A64"/>
    <w:rsid w:val="00CE0AD0"/>
    <w:rsid w:val="00CE52B5"/>
    <w:rsid w:val="00D02033"/>
    <w:rsid w:val="00D04F93"/>
    <w:rsid w:val="00D17456"/>
    <w:rsid w:val="00D42B55"/>
    <w:rsid w:val="00D565A1"/>
    <w:rsid w:val="00D57CB9"/>
    <w:rsid w:val="00D767E2"/>
    <w:rsid w:val="00D91B39"/>
    <w:rsid w:val="00D95EB9"/>
    <w:rsid w:val="00DA5ED4"/>
    <w:rsid w:val="00DB1617"/>
    <w:rsid w:val="00DB6856"/>
    <w:rsid w:val="00DC587F"/>
    <w:rsid w:val="00DD69B4"/>
    <w:rsid w:val="00DE386B"/>
    <w:rsid w:val="00E2354A"/>
    <w:rsid w:val="00E27D8D"/>
    <w:rsid w:val="00E35440"/>
    <w:rsid w:val="00E3630F"/>
    <w:rsid w:val="00E6166F"/>
    <w:rsid w:val="00E8366B"/>
    <w:rsid w:val="00E965E1"/>
    <w:rsid w:val="00EB5A61"/>
    <w:rsid w:val="00EC3622"/>
    <w:rsid w:val="00EF130A"/>
    <w:rsid w:val="00F06043"/>
    <w:rsid w:val="00F20AEC"/>
    <w:rsid w:val="00F31003"/>
    <w:rsid w:val="00F379CF"/>
    <w:rsid w:val="00F41930"/>
    <w:rsid w:val="00F437B8"/>
    <w:rsid w:val="00F62F33"/>
    <w:rsid w:val="00F63C55"/>
    <w:rsid w:val="00F70B2B"/>
    <w:rsid w:val="00F76866"/>
    <w:rsid w:val="00F85E31"/>
    <w:rsid w:val="00F94DC4"/>
    <w:rsid w:val="00FA0DC2"/>
    <w:rsid w:val="00FC5D30"/>
    <w:rsid w:val="00FE2C96"/>
    <w:rsid w:val="00FE7CE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7E8D5"/>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roject Paragraph"/>
    <w:qFormat/>
    <w:rsid w:val="009F491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7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019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4E2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20A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customStyle="1" w:styleId="Heading1Char">
    <w:name w:val="Heading 1 Char"/>
    <w:basedOn w:val="DefaultParagraphFont"/>
    <w:link w:val="Heading1"/>
    <w:uiPriority w:val="9"/>
    <w:rsid w:val="00A67A7D"/>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autoRedefine/>
    <w:uiPriority w:val="99"/>
    <w:unhideWhenUsed/>
    <w:qFormat/>
    <w:rsid w:val="00A67A7D"/>
    <w:pPr>
      <w:spacing w:after="0"/>
      <w:ind w:left="480" w:hanging="480"/>
      <w:jc w:val="left"/>
    </w:pPr>
    <w:rPr>
      <w:rFonts w:asciiTheme="minorHAnsi" w:hAnsiTheme="minorHAnsi" w:cstheme="minorHAnsi"/>
      <w:smallCaps/>
      <w:sz w:val="20"/>
      <w:szCs w:val="20"/>
    </w:rPr>
  </w:style>
  <w:style w:type="paragraph" w:styleId="TOCHeading">
    <w:name w:val="TOC Heading"/>
    <w:basedOn w:val="Heading1"/>
    <w:next w:val="Normal"/>
    <w:uiPriority w:val="39"/>
    <w:unhideWhenUsed/>
    <w:qFormat/>
    <w:rsid w:val="00A67A7D"/>
    <w:pPr>
      <w:outlineLvl w:val="9"/>
    </w:pPr>
    <w:rPr>
      <w:lang w:val="en-US"/>
    </w:rPr>
  </w:style>
  <w:style w:type="paragraph" w:styleId="TOC2">
    <w:name w:val="toc 2"/>
    <w:basedOn w:val="Normal"/>
    <w:next w:val="Normal"/>
    <w:autoRedefine/>
    <w:uiPriority w:val="39"/>
    <w:unhideWhenUsed/>
    <w:qFormat/>
    <w:rsid w:val="001A0CBF"/>
    <w:pPr>
      <w:tabs>
        <w:tab w:val="right" w:leader="dot" w:pos="9921"/>
      </w:tabs>
      <w:spacing w:after="100" w:line="276" w:lineRule="auto"/>
      <w:ind w:left="567" w:hanging="567"/>
    </w:pPr>
    <w:rPr>
      <w:rFonts w:eastAsiaTheme="minorEastAsia" w:cs="Times New Roman"/>
      <w:lang w:val="en-US"/>
    </w:rPr>
  </w:style>
  <w:style w:type="paragraph" w:styleId="TOC1">
    <w:name w:val="toc 1"/>
    <w:basedOn w:val="Normal"/>
    <w:next w:val="Normal"/>
    <w:autoRedefine/>
    <w:uiPriority w:val="39"/>
    <w:unhideWhenUsed/>
    <w:qFormat/>
    <w:rsid w:val="00E3630F"/>
    <w:pPr>
      <w:spacing w:after="100"/>
    </w:pPr>
    <w:rPr>
      <w:rFonts w:eastAsiaTheme="minorEastAsia" w:cs="Times New Roman"/>
      <w:b/>
      <w:lang w:val="en-US"/>
    </w:rPr>
  </w:style>
  <w:style w:type="paragraph" w:styleId="TOC3">
    <w:name w:val="toc 3"/>
    <w:basedOn w:val="Normal"/>
    <w:next w:val="Normal"/>
    <w:autoRedefine/>
    <w:uiPriority w:val="39"/>
    <w:unhideWhenUsed/>
    <w:qFormat/>
    <w:rsid w:val="00A67A7D"/>
    <w:pPr>
      <w:spacing w:after="100" w:line="276" w:lineRule="auto"/>
      <w:ind w:left="567"/>
    </w:pPr>
    <w:rPr>
      <w:rFonts w:eastAsiaTheme="minorEastAsia" w:cs="Times New Roman"/>
      <w:lang w:val="en-US"/>
    </w:rPr>
  </w:style>
  <w:style w:type="paragraph" w:customStyle="1" w:styleId="TitleHeader">
    <w:name w:val="Title Header"/>
    <w:basedOn w:val="Heading1"/>
    <w:next w:val="Heading2"/>
    <w:link w:val="TitleHeaderChar"/>
    <w:autoRedefine/>
    <w:qFormat/>
    <w:rsid w:val="00635216"/>
    <w:pPr>
      <w:tabs>
        <w:tab w:val="left" w:pos="1131"/>
        <w:tab w:val="center" w:pos="4677"/>
      </w:tabs>
      <w:spacing w:before="0" w:after="240"/>
      <w:ind w:right="565"/>
      <w:jc w:val="center"/>
    </w:pPr>
    <w:rPr>
      <w:rFonts w:ascii="Times New Roman" w:eastAsia="Calibri" w:hAnsi="Times New Roman"/>
      <w:b/>
      <w:bCs/>
      <w:color w:val="C30000"/>
      <w:szCs w:val="36"/>
      <w:u w:val="single"/>
    </w:rPr>
  </w:style>
  <w:style w:type="character" w:styleId="Hyperlink">
    <w:name w:val="Hyperlink"/>
    <w:basedOn w:val="DefaultParagraphFont"/>
    <w:uiPriority w:val="99"/>
    <w:unhideWhenUsed/>
    <w:rsid w:val="0050193A"/>
    <w:rPr>
      <w:color w:val="0563C1" w:themeColor="hyperlink"/>
      <w:u w:val="single"/>
    </w:rPr>
  </w:style>
  <w:style w:type="character" w:customStyle="1" w:styleId="Heading2Char">
    <w:name w:val="Heading 2 Char"/>
    <w:basedOn w:val="DefaultParagraphFont"/>
    <w:link w:val="Heading2"/>
    <w:uiPriority w:val="9"/>
    <w:semiHidden/>
    <w:rsid w:val="0050193A"/>
    <w:rPr>
      <w:rFonts w:asciiTheme="majorHAnsi" w:eastAsiaTheme="majorEastAsia" w:hAnsiTheme="majorHAnsi" w:cstheme="majorBidi"/>
      <w:color w:val="2E74B5" w:themeColor="accent1" w:themeShade="BF"/>
      <w:sz w:val="26"/>
      <w:szCs w:val="26"/>
    </w:rPr>
  </w:style>
  <w:style w:type="character" w:customStyle="1" w:styleId="TitleHeaderChar">
    <w:name w:val="Title Header Char"/>
    <w:basedOn w:val="Heading1Char"/>
    <w:link w:val="TitleHeader"/>
    <w:rsid w:val="00635216"/>
    <w:rPr>
      <w:rFonts w:ascii="Times New Roman" w:eastAsia="Calibri" w:hAnsi="Times New Roman" w:cstheme="majorBidi"/>
      <w:b/>
      <w:bCs/>
      <w:color w:val="C30000"/>
      <w:sz w:val="32"/>
      <w:szCs w:val="36"/>
      <w:u w:val="single"/>
    </w:rPr>
  </w:style>
  <w:style w:type="paragraph" w:customStyle="1" w:styleId="ChapterTitle">
    <w:name w:val="Chapter Title"/>
    <w:basedOn w:val="Heading1"/>
    <w:next w:val="Heading2"/>
    <w:link w:val="ChapterTitleChar"/>
    <w:qFormat/>
    <w:rsid w:val="00AF381C"/>
    <w:pPr>
      <w:numPr>
        <w:numId w:val="1"/>
      </w:numPr>
      <w:spacing w:after="240" w:line="276" w:lineRule="auto"/>
      <w:jc w:val="center"/>
    </w:pPr>
    <w:rPr>
      <w:rFonts w:ascii="Times New Roman" w:hAnsi="Times New Roman"/>
      <w:b/>
      <w:bCs/>
      <w:sz w:val="36"/>
    </w:rPr>
  </w:style>
  <w:style w:type="paragraph" w:customStyle="1" w:styleId="TopicHeader">
    <w:name w:val="Topic Header"/>
    <w:basedOn w:val="Heading2"/>
    <w:next w:val="Heading3"/>
    <w:link w:val="TopicHeaderChar"/>
    <w:qFormat/>
    <w:rsid w:val="00AF381C"/>
    <w:pPr>
      <w:numPr>
        <w:ilvl w:val="1"/>
        <w:numId w:val="1"/>
      </w:numPr>
      <w:spacing w:after="240" w:line="276" w:lineRule="auto"/>
      <w:ind w:left="1134" w:hanging="1134"/>
    </w:pPr>
    <w:rPr>
      <w:rFonts w:ascii="Times New Roman" w:hAnsi="Times New Roman"/>
      <w:b/>
      <w:bCs/>
      <w:sz w:val="28"/>
      <w:szCs w:val="28"/>
    </w:rPr>
  </w:style>
  <w:style w:type="character" w:customStyle="1" w:styleId="ChapterTitleChar">
    <w:name w:val="Chapter Title Char"/>
    <w:basedOn w:val="Heading1Char"/>
    <w:link w:val="ChapterTitle"/>
    <w:rsid w:val="00AF381C"/>
    <w:rPr>
      <w:rFonts w:ascii="Times New Roman" w:eastAsiaTheme="majorEastAsia" w:hAnsi="Times New Roman" w:cstheme="majorBidi"/>
      <w:b/>
      <w:bCs/>
      <w:color w:val="2E74B5" w:themeColor="accent1" w:themeShade="BF"/>
      <w:sz w:val="36"/>
      <w:szCs w:val="32"/>
    </w:rPr>
  </w:style>
  <w:style w:type="paragraph" w:customStyle="1" w:styleId="TopicHeader2">
    <w:name w:val="Topic Header 2"/>
    <w:basedOn w:val="TopicHeader"/>
    <w:link w:val="TopicHeader2Char"/>
    <w:qFormat/>
    <w:rsid w:val="00AF381C"/>
    <w:pPr>
      <w:numPr>
        <w:ilvl w:val="2"/>
      </w:numPr>
      <w:ind w:left="1134" w:hanging="1134"/>
    </w:pPr>
    <w:rPr>
      <w:b w:val="0"/>
      <w:bCs w:val="0"/>
    </w:rPr>
  </w:style>
  <w:style w:type="character" w:customStyle="1" w:styleId="Heading3Char">
    <w:name w:val="Heading 3 Char"/>
    <w:basedOn w:val="DefaultParagraphFont"/>
    <w:link w:val="Heading3"/>
    <w:uiPriority w:val="9"/>
    <w:semiHidden/>
    <w:rsid w:val="00884E2E"/>
    <w:rPr>
      <w:rFonts w:asciiTheme="majorHAnsi" w:eastAsiaTheme="majorEastAsia" w:hAnsiTheme="majorHAnsi" w:cstheme="majorBidi"/>
      <w:color w:val="1F4D78" w:themeColor="accent1" w:themeShade="7F"/>
      <w:sz w:val="24"/>
      <w:szCs w:val="24"/>
    </w:rPr>
  </w:style>
  <w:style w:type="character" w:customStyle="1" w:styleId="TopicHeaderChar">
    <w:name w:val="Topic Header Char"/>
    <w:basedOn w:val="Heading2Char"/>
    <w:link w:val="TopicHeader"/>
    <w:rsid w:val="00AF381C"/>
    <w:rPr>
      <w:rFonts w:ascii="Times New Roman" w:eastAsiaTheme="majorEastAsia" w:hAnsi="Times New Roman" w:cstheme="majorBidi"/>
      <w:b/>
      <w:bCs/>
      <w:color w:val="2E74B5" w:themeColor="accent1" w:themeShade="BF"/>
      <w:sz w:val="28"/>
      <w:szCs w:val="28"/>
    </w:rPr>
  </w:style>
  <w:style w:type="paragraph" w:customStyle="1" w:styleId="TopicHeader3">
    <w:name w:val="Topic Header 3"/>
    <w:basedOn w:val="TopicHeader2"/>
    <w:next w:val="Normal"/>
    <w:link w:val="TopicHeader3Char"/>
    <w:qFormat/>
    <w:rsid w:val="009F4912"/>
    <w:pPr>
      <w:numPr>
        <w:ilvl w:val="3"/>
      </w:numPr>
      <w:ind w:left="1134" w:hanging="1134"/>
    </w:pPr>
  </w:style>
  <w:style w:type="character" w:customStyle="1" w:styleId="TopicHeader2Char">
    <w:name w:val="Topic Header 2 Char"/>
    <w:basedOn w:val="TopicHeaderChar"/>
    <w:link w:val="TopicHeader2"/>
    <w:rsid w:val="00AF381C"/>
    <w:rPr>
      <w:rFonts w:ascii="Times New Roman" w:eastAsiaTheme="majorEastAsia" w:hAnsi="Times New Roman" w:cstheme="majorBidi"/>
      <w:b w:val="0"/>
      <w:bCs w:val="0"/>
      <w:color w:val="2E74B5" w:themeColor="accent1" w:themeShade="BF"/>
      <w:sz w:val="28"/>
      <w:szCs w:val="28"/>
    </w:rPr>
  </w:style>
  <w:style w:type="paragraph" w:styleId="BalloonText">
    <w:name w:val="Balloon Text"/>
    <w:basedOn w:val="Normal"/>
    <w:link w:val="BalloonTextChar"/>
    <w:uiPriority w:val="99"/>
    <w:semiHidden/>
    <w:unhideWhenUsed/>
    <w:rsid w:val="001527C4"/>
    <w:pPr>
      <w:spacing w:after="0" w:line="240" w:lineRule="auto"/>
    </w:pPr>
    <w:rPr>
      <w:rFonts w:ascii="Segoe UI" w:hAnsi="Segoe UI" w:cs="Segoe UI"/>
      <w:sz w:val="18"/>
      <w:szCs w:val="18"/>
    </w:rPr>
  </w:style>
  <w:style w:type="character" w:customStyle="1" w:styleId="TopicHeader3Char">
    <w:name w:val="Topic Header 3 Char"/>
    <w:basedOn w:val="TopicHeader2Char"/>
    <w:link w:val="TopicHeader3"/>
    <w:rsid w:val="009F4912"/>
    <w:rPr>
      <w:rFonts w:ascii="Times New Roman" w:eastAsiaTheme="majorEastAsia" w:hAnsi="Times New Roman" w:cstheme="majorBidi"/>
      <w:b w:val="0"/>
      <w:bCs w:val="0"/>
      <w:color w:val="2E74B5" w:themeColor="accent1" w:themeShade="BF"/>
      <w:sz w:val="28"/>
      <w:szCs w:val="28"/>
    </w:rPr>
  </w:style>
  <w:style w:type="character" w:customStyle="1" w:styleId="BalloonTextChar">
    <w:name w:val="Balloon Text Char"/>
    <w:basedOn w:val="DefaultParagraphFont"/>
    <w:link w:val="BalloonText"/>
    <w:uiPriority w:val="99"/>
    <w:semiHidden/>
    <w:rsid w:val="001527C4"/>
    <w:rPr>
      <w:rFonts w:ascii="Segoe UI" w:hAnsi="Segoe UI" w:cs="Segoe UI"/>
      <w:sz w:val="18"/>
      <w:szCs w:val="18"/>
    </w:rPr>
  </w:style>
  <w:style w:type="paragraph" w:styleId="Caption">
    <w:name w:val="caption"/>
    <w:basedOn w:val="Normal"/>
    <w:next w:val="Normal"/>
    <w:uiPriority w:val="35"/>
    <w:unhideWhenUsed/>
    <w:qFormat/>
    <w:rsid w:val="00EB5A61"/>
    <w:pPr>
      <w:spacing w:after="200" w:line="240" w:lineRule="auto"/>
    </w:pPr>
    <w:rPr>
      <w:i/>
      <w:iCs/>
      <w:color w:val="44546A" w:themeColor="text2"/>
      <w:sz w:val="18"/>
      <w:szCs w:val="18"/>
    </w:rPr>
  </w:style>
  <w:style w:type="paragraph" w:customStyle="1" w:styleId="ParaGraph">
    <w:name w:val="ParaGraph"/>
    <w:basedOn w:val="Normal"/>
    <w:next w:val="Normal"/>
    <w:link w:val="ParaGraphChar"/>
    <w:qFormat/>
    <w:rsid w:val="00406078"/>
    <w:pPr>
      <w:ind w:left="567"/>
    </w:pPr>
  </w:style>
  <w:style w:type="character" w:styleId="UnresolvedMention">
    <w:name w:val="Unresolved Mention"/>
    <w:basedOn w:val="DefaultParagraphFont"/>
    <w:uiPriority w:val="99"/>
    <w:semiHidden/>
    <w:unhideWhenUsed/>
    <w:rsid w:val="00406078"/>
    <w:rPr>
      <w:color w:val="605E5C"/>
      <w:shd w:val="clear" w:color="auto" w:fill="E1DFDD"/>
    </w:rPr>
  </w:style>
  <w:style w:type="character" w:customStyle="1" w:styleId="ParaGraphChar">
    <w:name w:val="ParaGraph Char"/>
    <w:basedOn w:val="DefaultParagraphFont"/>
    <w:link w:val="ParaGraph"/>
    <w:rsid w:val="00406078"/>
    <w:rPr>
      <w:rFonts w:ascii="Times New Roman" w:hAnsi="Times New Roman"/>
      <w:sz w:val="24"/>
    </w:rPr>
  </w:style>
  <w:style w:type="paragraph" w:styleId="NormalWeb">
    <w:name w:val="Normal (Web)"/>
    <w:basedOn w:val="Normal"/>
    <w:uiPriority w:val="99"/>
    <w:semiHidden/>
    <w:unhideWhenUsed/>
    <w:rsid w:val="00B57DF4"/>
    <w:pPr>
      <w:spacing w:before="100" w:beforeAutospacing="1" w:after="100" w:afterAutospacing="1" w:line="240" w:lineRule="auto"/>
      <w:jc w:val="left"/>
    </w:pPr>
    <w:rPr>
      <w:rFonts w:eastAsia="Times New Roman" w:cs="Times New Roman"/>
      <w:szCs w:val="24"/>
      <w:lang w:eastAsia="en-IN"/>
    </w:rPr>
  </w:style>
  <w:style w:type="character" w:customStyle="1" w:styleId="citation-0">
    <w:name w:val="citation-0"/>
    <w:basedOn w:val="DefaultParagraphFont"/>
    <w:rsid w:val="00B57DF4"/>
  </w:style>
  <w:style w:type="character" w:styleId="Emphasis">
    <w:name w:val="Emphasis"/>
    <w:basedOn w:val="DefaultParagraphFont"/>
    <w:uiPriority w:val="20"/>
    <w:qFormat/>
    <w:rsid w:val="00B57DF4"/>
    <w:rPr>
      <w:i/>
      <w:iCs/>
    </w:rPr>
  </w:style>
  <w:style w:type="character" w:customStyle="1" w:styleId="button-container">
    <w:name w:val="button-container"/>
    <w:basedOn w:val="DefaultParagraphFont"/>
    <w:rsid w:val="00B57DF4"/>
  </w:style>
  <w:style w:type="character" w:customStyle="1" w:styleId="citation-1">
    <w:name w:val="citation-1"/>
    <w:basedOn w:val="DefaultParagraphFont"/>
    <w:rsid w:val="00B57DF4"/>
  </w:style>
  <w:style w:type="character" w:customStyle="1" w:styleId="citation-2">
    <w:name w:val="citation-2"/>
    <w:basedOn w:val="DefaultParagraphFont"/>
    <w:rsid w:val="00B57DF4"/>
  </w:style>
  <w:style w:type="character" w:customStyle="1" w:styleId="citation-3">
    <w:name w:val="citation-3"/>
    <w:basedOn w:val="DefaultParagraphFont"/>
    <w:rsid w:val="00B57DF4"/>
  </w:style>
  <w:style w:type="character" w:customStyle="1" w:styleId="citation-4">
    <w:name w:val="citation-4"/>
    <w:basedOn w:val="DefaultParagraphFont"/>
    <w:rsid w:val="00B57DF4"/>
  </w:style>
  <w:style w:type="character" w:customStyle="1" w:styleId="citation-5">
    <w:name w:val="citation-5"/>
    <w:basedOn w:val="DefaultParagraphFont"/>
    <w:rsid w:val="00B57DF4"/>
  </w:style>
  <w:style w:type="character" w:customStyle="1" w:styleId="citation-6">
    <w:name w:val="citation-6"/>
    <w:basedOn w:val="DefaultParagraphFont"/>
    <w:rsid w:val="00B57DF4"/>
  </w:style>
  <w:style w:type="paragraph" w:customStyle="1" w:styleId="Standard">
    <w:name w:val="Standard"/>
    <w:qFormat/>
    <w:rsid w:val="008A3BDF"/>
    <w:pPr>
      <w:suppressAutoHyphens/>
      <w:spacing w:line="360" w:lineRule="auto"/>
      <w:jc w:val="both"/>
      <w:textAlignment w:val="baseline"/>
    </w:pPr>
    <w:rPr>
      <w:rFonts w:ascii="Times New Roman" w:eastAsia="Times New Roman" w:hAnsi="Times New Roman" w:cs="Times New Roman"/>
      <w:sz w:val="24"/>
    </w:rPr>
  </w:style>
  <w:style w:type="character" w:customStyle="1" w:styleId="NumberingSymbols">
    <w:name w:val="Numbering Symbols"/>
    <w:qFormat/>
    <w:rsid w:val="008A3BDF"/>
  </w:style>
  <w:style w:type="paragraph" w:customStyle="1" w:styleId="Index">
    <w:name w:val="Index"/>
    <w:basedOn w:val="Standard"/>
    <w:qFormat/>
    <w:rsid w:val="008A3BDF"/>
    <w:pPr>
      <w:suppressLineNumbers/>
    </w:pPr>
    <w:rPr>
      <w:rFonts w:cs="FreeSans"/>
    </w:rPr>
  </w:style>
  <w:style w:type="paragraph" w:customStyle="1" w:styleId="TableContents">
    <w:name w:val="Table Contents"/>
    <w:basedOn w:val="Standard"/>
    <w:qFormat/>
    <w:rsid w:val="00635216"/>
    <w:pPr>
      <w:widowControl w:val="0"/>
      <w:suppressLineNumbers/>
    </w:pPr>
  </w:style>
  <w:style w:type="character" w:customStyle="1" w:styleId="StrongEmphasis">
    <w:name w:val="Strong Emphasis"/>
    <w:qFormat/>
    <w:rsid w:val="00156BAC"/>
    <w:rPr>
      <w:b/>
      <w:bCs/>
    </w:rPr>
  </w:style>
  <w:style w:type="paragraph" w:customStyle="1" w:styleId="TableHeading">
    <w:name w:val="Table Heading"/>
    <w:basedOn w:val="TableContents"/>
    <w:qFormat/>
    <w:rsid w:val="00156BAC"/>
    <w:pPr>
      <w:jc w:val="center"/>
    </w:pPr>
    <w:rPr>
      <w:b/>
      <w:bCs/>
    </w:rPr>
  </w:style>
  <w:style w:type="paragraph" w:customStyle="1" w:styleId="Textbody">
    <w:name w:val="Text body"/>
    <w:basedOn w:val="Standard"/>
    <w:qFormat/>
    <w:rsid w:val="00F20AEC"/>
    <w:pPr>
      <w:spacing w:after="140" w:line="276" w:lineRule="auto"/>
    </w:pPr>
  </w:style>
  <w:style w:type="character" w:customStyle="1" w:styleId="Heading4Char">
    <w:name w:val="Heading 4 Char"/>
    <w:basedOn w:val="DefaultParagraphFont"/>
    <w:link w:val="Heading4"/>
    <w:uiPriority w:val="9"/>
    <w:semiHidden/>
    <w:rsid w:val="00F20AEC"/>
    <w:rPr>
      <w:rFonts w:asciiTheme="majorHAnsi" w:eastAsiaTheme="majorEastAsia" w:hAnsiTheme="majorHAnsi" w:cstheme="majorBidi"/>
      <w:i/>
      <w:iCs/>
      <w:color w:val="2E74B5" w:themeColor="accent1" w:themeShade="BF"/>
      <w:sz w:val="24"/>
    </w:rPr>
  </w:style>
  <w:style w:type="character" w:styleId="IntenseEmphasis">
    <w:name w:val="Intense Emphasis"/>
    <w:basedOn w:val="DefaultParagraphFont"/>
    <w:uiPriority w:val="21"/>
    <w:qFormat/>
    <w:rsid w:val="00F20AEC"/>
    <w:rPr>
      <w:i/>
      <w:iCs/>
      <w:color w:val="5B9BD5" w:themeColor="accent1"/>
    </w:rPr>
  </w:style>
  <w:style w:type="paragraph" w:styleId="Revision">
    <w:name w:val="Revision"/>
    <w:hidden/>
    <w:uiPriority w:val="99"/>
    <w:semiHidden/>
    <w:rsid w:val="00C5712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6931">
      <w:bodyDiv w:val="1"/>
      <w:marLeft w:val="0"/>
      <w:marRight w:val="0"/>
      <w:marTop w:val="0"/>
      <w:marBottom w:val="0"/>
      <w:divBdr>
        <w:top w:val="none" w:sz="0" w:space="0" w:color="auto"/>
        <w:left w:val="none" w:sz="0" w:space="0" w:color="auto"/>
        <w:bottom w:val="none" w:sz="0" w:space="0" w:color="auto"/>
        <w:right w:val="none" w:sz="0" w:space="0" w:color="auto"/>
      </w:divBdr>
    </w:div>
    <w:div w:id="27995362">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50427527">
      <w:bodyDiv w:val="1"/>
      <w:marLeft w:val="0"/>
      <w:marRight w:val="0"/>
      <w:marTop w:val="0"/>
      <w:marBottom w:val="0"/>
      <w:divBdr>
        <w:top w:val="none" w:sz="0" w:space="0" w:color="auto"/>
        <w:left w:val="none" w:sz="0" w:space="0" w:color="auto"/>
        <w:bottom w:val="none" w:sz="0" w:space="0" w:color="auto"/>
        <w:right w:val="none" w:sz="0" w:space="0" w:color="auto"/>
      </w:divBdr>
    </w:div>
    <w:div w:id="86317786">
      <w:bodyDiv w:val="1"/>
      <w:marLeft w:val="0"/>
      <w:marRight w:val="0"/>
      <w:marTop w:val="0"/>
      <w:marBottom w:val="0"/>
      <w:divBdr>
        <w:top w:val="none" w:sz="0" w:space="0" w:color="auto"/>
        <w:left w:val="none" w:sz="0" w:space="0" w:color="auto"/>
        <w:bottom w:val="none" w:sz="0" w:space="0" w:color="auto"/>
        <w:right w:val="none" w:sz="0" w:space="0" w:color="auto"/>
      </w:divBdr>
    </w:div>
    <w:div w:id="87622286">
      <w:bodyDiv w:val="1"/>
      <w:marLeft w:val="0"/>
      <w:marRight w:val="0"/>
      <w:marTop w:val="0"/>
      <w:marBottom w:val="0"/>
      <w:divBdr>
        <w:top w:val="none" w:sz="0" w:space="0" w:color="auto"/>
        <w:left w:val="none" w:sz="0" w:space="0" w:color="auto"/>
        <w:bottom w:val="none" w:sz="0" w:space="0" w:color="auto"/>
        <w:right w:val="none" w:sz="0" w:space="0" w:color="auto"/>
      </w:divBdr>
    </w:div>
    <w:div w:id="105078047">
      <w:bodyDiv w:val="1"/>
      <w:marLeft w:val="0"/>
      <w:marRight w:val="0"/>
      <w:marTop w:val="0"/>
      <w:marBottom w:val="0"/>
      <w:divBdr>
        <w:top w:val="none" w:sz="0" w:space="0" w:color="auto"/>
        <w:left w:val="none" w:sz="0" w:space="0" w:color="auto"/>
        <w:bottom w:val="none" w:sz="0" w:space="0" w:color="auto"/>
        <w:right w:val="none" w:sz="0" w:space="0" w:color="auto"/>
      </w:divBdr>
    </w:div>
    <w:div w:id="120998751">
      <w:bodyDiv w:val="1"/>
      <w:marLeft w:val="0"/>
      <w:marRight w:val="0"/>
      <w:marTop w:val="0"/>
      <w:marBottom w:val="0"/>
      <w:divBdr>
        <w:top w:val="none" w:sz="0" w:space="0" w:color="auto"/>
        <w:left w:val="none" w:sz="0" w:space="0" w:color="auto"/>
        <w:bottom w:val="none" w:sz="0" w:space="0" w:color="auto"/>
        <w:right w:val="none" w:sz="0" w:space="0" w:color="auto"/>
      </w:divBdr>
    </w:div>
    <w:div w:id="149565242">
      <w:bodyDiv w:val="1"/>
      <w:marLeft w:val="0"/>
      <w:marRight w:val="0"/>
      <w:marTop w:val="0"/>
      <w:marBottom w:val="0"/>
      <w:divBdr>
        <w:top w:val="none" w:sz="0" w:space="0" w:color="auto"/>
        <w:left w:val="none" w:sz="0" w:space="0" w:color="auto"/>
        <w:bottom w:val="none" w:sz="0" w:space="0" w:color="auto"/>
        <w:right w:val="none" w:sz="0" w:space="0" w:color="auto"/>
      </w:divBdr>
    </w:div>
    <w:div w:id="215513313">
      <w:bodyDiv w:val="1"/>
      <w:marLeft w:val="0"/>
      <w:marRight w:val="0"/>
      <w:marTop w:val="0"/>
      <w:marBottom w:val="0"/>
      <w:divBdr>
        <w:top w:val="none" w:sz="0" w:space="0" w:color="auto"/>
        <w:left w:val="none" w:sz="0" w:space="0" w:color="auto"/>
        <w:bottom w:val="none" w:sz="0" w:space="0" w:color="auto"/>
        <w:right w:val="none" w:sz="0" w:space="0" w:color="auto"/>
      </w:divBdr>
    </w:div>
    <w:div w:id="22599490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54628931">
      <w:bodyDiv w:val="1"/>
      <w:marLeft w:val="0"/>
      <w:marRight w:val="0"/>
      <w:marTop w:val="0"/>
      <w:marBottom w:val="0"/>
      <w:divBdr>
        <w:top w:val="none" w:sz="0" w:space="0" w:color="auto"/>
        <w:left w:val="none" w:sz="0" w:space="0" w:color="auto"/>
        <w:bottom w:val="none" w:sz="0" w:space="0" w:color="auto"/>
        <w:right w:val="none" w:sz="0" w:space="0" w:color="auto"/>
      </w:divBdr>
    </w:div>
    <w:div w:id="257176895">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80133381">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50637787">
      <w:bodyDiv w:val="1"/>
      <w:marLeft w:val="0"/>
      <w:marRight w:val="0"/>
      <w:marTop w:val="0"/>
      <w:marBottom w:val="0"/>
      <w:divBdr>
        <w:top w:val="none" w:sz="0" w:space="0" w:color="auto"/>
        <w:left w:val="none" w:sz="0" w:space="0" w:color="auto"/>
        <w:bottom w:val="none" w:sz="0" w:space="0" w:color="auto"/>
        <w:right w:val="none" w:sz="0" w:space="0" w:color="auto"/>
      </w:divBdr>
    </w:div>
    <w:div w:id="466628434">
      <w:bodyDiv w:val="1"/>
      <w:marLeft w:val="0"/>
      <w:marRight w:val="0"/>
      <w:marTop w:val="0"/>
      <w:marBottom w:val="0"/>
      <w:divBdr>
        <w:top w:val="none" w:sz="0" w:space="0" w:color="auto"/>
        <w:left w:val="none" w:sz="0" w:space="0" w:color="auto"/>
        <w:bottom w:val="none" w:sz="0" w:space="0" w:color="auto"/>
        <w:right w:val="none" w:sz="0" w:space="0" w:color="auto"/>
      </w:divBdr>
    </w:div>
    <w:div w:id="483861016">
      <w:bodyDiv w:val="1"/>
      <w:marLeft w:val="0"/>
      <w:marRight w:val="0"/>
      <w:marTop w:val="0"/>
      <w:marBottom w:val="0"/>
      <w:divBdr>
        <w:top w:val="none" w:sz="0" w:space="0" w:color="auto"/>
        <w:left w:val="none" w:sz="0" w:space="0" w:color="auto"/>
        <w:bottom w:val="none" w:sz="0" w:space="0" w:color="auto"/>
        <w:right w:val="none" w:sz="0" w:space="0" w:color="auto"/>
      </w:divBdr>
    </w:div>
    <w:div w:id="504125460">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7546443">
      <w:bodyDiv w:val="1"/>
      <w:marLeft w:val="0"/>
      <w:marRight w:val="0"/>
      <w:marTop w:val="0"/>
      <w:marBottom w:val="0"/>
      <w:divBdr>
        <w:top w:val="none" w:sz="0" w:space="0" w:color="auto"/>
        <w:left w:val="none" w:sz="0" w:space="0" w:color="auto"/>
        <w:bottom w:val="none" w:sz="0" w:space="0" w:color="auto"/>
        <w:right w:val="none" w:sz="0" w:space="0" w:color="auto"/>
      </w:divBdr>
    </w:div>
    <w:div w:id="581833423">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41232227">
      <w:bodyDiv w:val="1"/>
      <w:marLeft w:val="0"/>
      <w:marRight w:val="0"/>
      <w:marTop w:val="0"/>
      <w:marBottom w:val="0"/>
      <w:divBdr>
        <w:top w:val="none" w:sz="0" w:space="0" w:color="auto"/>
        <w:left w:val="none" w:sz="0" w:space="0" w:color="auto"/>
        <w:bottom w:val="none" w:sz="0" w:space="0" w:color="auto"/>
        <w:right w:val="none" w:sz="0" w:space="0" w:color="auto"/>
      </w:divBdr>
    </w:div>
    <w:div w:id="664819126">
      <w:bodyDiv w:val="1"/>
      <w:marLeft w:val="0"/>
      <w:marRight w:val="0"/>
      <w:marTop w:val="0"/>
      <w:marBottom w:val="0"/>
      <w:divBdr>
        <w:top w:val="none" w:sz="0" w:space="0" w:color="auto"/>
        <w:left w:val="none" w:sz="0" w:space="0" w:color="auto"/>
        <w:bottom w:val="none" w:sz="0" w:space="0" w:color="auto"/>
        <w:right w:val="none" w:sz="0" w:space="0" w:color="auto"/>
      </w:divBdr>
    </w:div>
    <w:div w:id="677388453">
      <w:bodyDiv w:val="1"/>
      <w:marLeft w:val="0"/>
      <w:marRight w:val="0"/>
      <w:marTop w:val="0"/>
      <w:marBottom w:val="0"/>
      <w:divBdr>
        <w:top w:val="none" w:sz="0" w:space="0" w:color="auto"/>
        <w:left w:val="none" w:sz="0" w:space="0" w:color="auto"/>
        <w:bottom w:val="none" w:sz="0" w:space="0" w:color="auto"/>
        <w:right w:val="none" w:sz="0" w:space="0" w:color="auto"/>
      </w:divBdr>
    </w:div>
    <w:div w:id="69646563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41296810">
      <w:bodyDiv w:val="1"/>
      <w:marLeft w:val="0"/>
      <w:marRight w:val="0"/>
      <w:marTop w:val="0"/>
      <w:marBottom w:val="0"/>
      <w:divBdr>
        <w:top w:val="none" w:sz="0" w:space="0" w:color="auto"/>
        <w:left w:val="none" w:sz="0" w:space="0" w:color="auto"/>
        <w:bottom w:val="none" w:sz="0" w:space="0" w:color="auto"/>
        <w:right w:val="none" w:sz="0" w:space="0" w:color="auto"/>
      </w:divBdr>
    </w:div>
    <w:div w:id="741874388">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6802029">
      <w:bodyDiv w:val="1"/>
      <w:marLeft w:val="0"/>
      <w:marRight w:val="0"/>
      <w:marTop w:val="0"/>
      <w:marBottom w:val="0"/>
      <w:divBdr>
        <w:top w:val="none" w:sz="0" w:space="0" w:color="auto"/>
        <w:left w:val="none" w:sz="0" w:space="0" w:color="auto"/>
        <w:bottom w:val="none" w:sz="0" w:space="0" w:color="auto"/>
        <w:right w:val="none" w:sz="0" w:space="0" w:color="auto"/>
      </w:divBdr>
    </w:div>
    <w:div w:id="756749066">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8198106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84022092">
      <w:bodyDiv w:val="1"/>
      <w:marLeft w:val="0"/>
      <w:marRight w:val="0"/>
      <w:marTop w:val="0"/>
      <w:marBottom w:val="0"/>
      <w:divBdr>
        <w:top w:val="none" w:sz="0" w:space="0" w:color="auto"/>
        <w:left w:val="none" w:sz="0" w:space="0" w:color="auto"/>
        <w:bottom w:val="none" w:sz="0" w:space="0" w:color="auto"/>
        <w:right w:val="none" w:sz="0" w:space="0" w:color="auto"/>
      </w:divBdr>
    </w:div>
    <w:div w:id="899442568">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4190576">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2278025">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39430517">
      <w:bodyDiv w:val="1"/>
      <w:marLeft w:val="0"/>
      <w:marRight w:val="0"/>
      <w:marTop w:val="0"/>
      <w:marBottom w:val="0"/>
      <w:divBdr>
        <w:top w:val="none" w:sz="0" w:space="0" w:color="auto"/>
        <w:left w:val="none" w:sz="0" w:space="0" w:color="auto"/>
        <w:bottom w:val="none" w:sz="0" w:space="0" w:color="auto"/>
        <w:right w:val="none" w:sz="0" w:space="0" w:color="auto"/>
      </w:divBdr>
    </w:div>
    <w:div w:id="1041057524">
      <w:bodyDiv w:val="1"/>
      <w:marLeft w:val="0"/>
      <w:marRight w:val="0"/>
      <w:marTop w:val="0"/>
      <w:marBottom w:val="0"/>
      <w:divBdr>
        <w:top w:val="none" w:sz="0" w:space="0" w:color="auto"/>
        <w:left w:val="none" w:sz="0" w:space="0" w:color="auto"/>
        <w:bottom w:val="none" w:sz="0" w:space="0" w:color="auto"/>
        <w:right w:val="none" w:sz="0" w:space="0" w:color="auto"/>
      </w:divBdr>
    </w:div>
    <w:div w:id="1112625819">
      <w:bodyDiv w:val="1"/>
      <w:marLeft w:val="0"/>
      <w:marRight w:val="0"/>
      <w:marTop w:val="0"/>
      <w:marBottom w:val="0"/>
      <w:divBdr>
        <w:top w:val="none" w:sz="0" w:space="0" w:color="auto"/>
        <w:left w:val="none" w:sz="0" w:space="0" w:color="auto"/>
        <w:bottom w:val="none" w:sz="0" w:space="0" w:color="auto"/>
        <w:right w:val="none" w:sz="0" w:space="0" w:color="auto"/>
      </w:divBdr>
    </w:div>
    <w:div w:id="1124811996">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7070451">
      <w:bodyDiv w:val="1"/>
      <w:marLeft w:val="0"/>
      <w:marRight w:val="0"/>
      <w:marTop w:val="0"/>
      <w:marBottom w:val="0"/>
      <w:divBdr>
        <w:top w:val="none" w:sz="0" w:space="0" w:color="auto"/>
        <w:left w:val="none" w:sz="0" w:space="0" w:color="auto"/>
        <w:bottom w:val="none" w:sz="0" w:space="0" w:color="auto"/>
        <w:right w:val="none" w:sz="0" w:space="0" w:color="auto"/>
      </w:divBdr>
    </w:div>
    <w:div w:id="1184710943">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3228516">
      <w:bodyDiv w:val="1"/>
      <w:marLeft w:val="0"/>
      <w:marRight w:val="0"/>
      <w:marTop w:val="0"/>
      <w:marBottom w:val="0"/>
      <w:divBdr>
        <w:top w:val="none" w:sz="0" w:space="0" w:color="auto"/>
        <w:left w:val="none" w:sz="0" w:space="0" w:color="auto"/>
        <w:bottom w:val="none" w:sz="0" w:space="0" w:color="auto"/>
        <w:right w:val="none" w:sz="0" w:space="0" w:color="auto"/>
      </w:divBdr>
    </w:div>
    <w:div w:id="1217088796">
      <w:bodyDiv w:val="1"/>
      <w:marLeft w:val="0"/>
      <w:marRight w:val="0"/>
      <w:marTop w:val="0"/>
      <w:marBottom w:val="0"/>
      <w:divBdr>
        <w:top w:val="none" w:sz="0" w:space="0" w:color="auto"/>
        <w:left w:val="none" w:sz="0" w:space="0" w:color="auto"/>
        <w:bottom w:val="none" w:sz="0" w:space="0" w:color="auto"/>
        <w:right w:val="none" w:sz="0" w:space="0" w:color="auto"/>
      </w:divBdr>
    </w:div>
    <w:div w:id="1272712796">
      <w:bodyDiv w:val="1"/>
      <w:marLeft w:val="0"/>
      <w:marRight w:val="0"/>
      <w:marTop w:val="0"/>
      <w:marBottom w:val="0"/>
      <w:divBdr>
        <w:top w:val="none" w:sz="0" w:space="0" w:color="auto"/>
        <w:left w:val="none" w:sz="0" w:space="0" w:color="auto"/>
        <w:bottom w:val="none" w:sz="0" w:space="0" w:color="auto"/>
        <w:right w:val="none" w:sz="0" w:space="0" w:color="auto"/>
      </w:divBdr>
    </w:div>
    <w:div w:id="1305936223">
      <w:bodyDiv w:val="1"/>
      <w:marLeft w:val="0"/>
      <w:marRight w:val="0"/>
      <w:marTop w:val="0"/>
      <w:marBottom w:val="0"/>
      <w:divBdr>
        <w:top w:val="none" w:sz="0" w:space="0" w:color="auto"/>
        <w:left w:val="none" w:sz="0" w:space="0" w:color="auto"/>
        <w:bottom w:val="none" w:sz="0" w:space="0" w:color="auto"/>
        <w:right w:val="none" w:sz="0" w:space="0" w:color="auto"/>
      </w:divBdr>
    </w:div>
    <w:div w:id="1319380272">
      <w:bodyDiv w:val="1"/>
      <w:marLeft w:val="0"/>
      <w:marRight w:val="0"/>
      <w:marTop w:val="0"/>
      <w:marBottom w:val="0"/>
      <w:divBdr>
        <w:top w:val="none" w:sz="0" w:space="0" w:color="auto"/>
        <w:left w:val="none" w:sz="0" w:space="0" w:color="auto"/>
        <w:bottom w:val="none" w:sz="0" w:space="0" w:color="auto"/>
        <w:right w:val="none" w:sz="0" w:space="0" w:color="auto"/>
      </w:divBdr>
    </w:div>
    <w:div w:id="1388917175">
      <w:bodyDiv w:val="1"/>
      <w:marLeft w:val="0"/>
      <w:marRight w:val="0"/>
      <w:marTop w:val="0"/>
      <w:marBottom w:val="0"/>
      <w:divBdr>
        <w:top w:val="none" w:sz="0" w:space="0" w:color="auto"/>
        <w:left w:val="none" w:sz="0" w:space="0" w:color="auto"/>
        <w:bottom w:val="none" w:sz="0" w:space="0" w:color="auto"/>
        <w:right w:val="none" w:sz="0" w:space="0" w:color="auto"/>
      </w:divBdr>
    </w:div>
    <w:div w:id="1399744915">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925153">
      <w:bodyDiv w:val="1"/>
      <w:marLeft w:val="0"/>
      <w:marRight w:val="0"/>
      <w:marTop w:val="0"/>
      <w:marBottom w:val="0"/>
      <w:divBdr>
        <w:top w:val="none" w:sz="0" w:space="0" w:color="auto"/>
        <w:left w:val="none" w:sz="0" w:space="0" w:color="auto"/>
        <w:bottom w:val="none" w:sz="0" w:space="0" w:color="auto"/>
        <w:right w:val="none" w:sz="0" w:space="0" w:color="auto"/>
      </w:divBdr>
    </w:div>
    <w:div w:id="1462067901">
      <w:bodyDiv w:val="1"/>
      <w:marLeft w:val="0"/>
      <w:marRight w:val="0"/>
      <w:marTop w:val="0"/>
      <w:marBottom w:val="0"/>
      <w:divBdr>
        <w:top w:val="none" w:sz="0" w:space="0" w:color="auto"/>
        <w:left w:val="none" w:sz="0" w:space="0" w:color="auto"/>
        <w:bottom w:val="none" w:sz="0" w:space="0" w:color="auto"/>
        <w:right w:val="none" w:sz="0" w:space="0" w:color="auto"/>
      </w:divBdr>
    </w:div>
    <w:div w:id="1467315909">
      <w:bodyDiv w:val="1"/>
      <w:marLeft w:val="0"/>
      <w:marRight w:val="0"/>
      <w:marTop w:val="0"/>
      <w:marBottom w:val="0"/>
      <w:divBdr>
        <w:top w:val="none" w:sz="0" w:space="0" w:color="auto"/>
        <w:left w:val="none" w:sz="0" w:space="0" w:color="auto"/>
        <w:bottom w:val="none" w:sz="0" w:space="0" w:color="auto"/>
        <w:right w:val="none" w:sz="0" w:space="0" w:color="auto"/>
      </w:divBdr>
    </w:div>
    <w:div w:id="1479148617">
      <w:bodyDiv w:val="1"/>
      <w:marLeft w:val="0"/>
      <w:marRight w:val="0"/>
      <w:marTop w:val="0"/>
      <w:marBottom w:val="0"/>
      <w:divBdr>
        <w:top w:val="none" w:sz="0" w:space="0" w:color="auto"/>
        <w:left w:val="none" w:sz="0" w:space="0" w:color="auto"/>
        <w:bottom w:val="none" w:sz="0" w:space="0" w:color="auto"/>
        <w:right w:val="none" w:sz="0" w:space="0" w:color="auto"/>
      </w:divBdr>
    </w:div>
    <w:div w:id="1482887216">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11529992">
      <w:bodyDiv w:val="1"/>
      <w:marLeft w:val="0"/>
      <w:marRight w:val="0"/>
      <w:marTop w:val="0"/>
      <w:marBottom w:val="0"/>
      <w:divBdr>
        <w:top w:val="none" w:sz="0" w:space="0" w:color="auto"/>
        <w:left w:val="none" w:sz="0" w:space="0" w:color="auto"/>
        <w:bottom w:val="none" w:sz="0" w:space="0" w:color="auto"/>
        <w:right w:val="none" w:sz="0" w:space="0" w:color="auto"/>
      </w:divBdr>
    </w:div>
    <w:div w:id="1517690761">
      <w:bodyDiv w:val="1"/>
      <w:marLeft w:val="0"/>
      <w:marRight w:val="0"/>
      <w:marTop w:val="0"/>
      <w:marBottom w:val="0"/>
      <w:divBdr>
        <w:top w:val="none" w:sz="0" w:space="0" w:color="auto"/>
        <w:left w:val="none" w:sz="0" w:space="0" w:color="auto"/>
        <w:bottom w:val="none" w:sz="0" w:space="0" w:color="auto"/>
        <w:right w:val="none" w:sz="0" w:space="0" w:color="auto"/>
      </w:divBdr>
    </w:div>
    <w:div w:id="1532958911">
      <w:bodyDiv w:val="1"/>
      <w:marLeft w:val="0"/>
      <w:marRight w:val="0"/>
      <w:marTop w:val="0"/>
      <w:marBottom w:val="0"/>
      <w:divBdr>
        <w:top w:val="none" w:sz="0" w:space="0" w:color="auto"/>
        <w:left w:val="none" w:sz="0" w:space="0" w:color="auto"/>
        <w:bottom w:val="none" w:sz="0" w:space="0" w:color="auto"/>
        <w:right w:val="none" w:sz="0" w:space="0" w:color="auto"/>
      </w:divBdr>
    </w:div>
    <w:div w:id="1547330607">
      <w:bodyDiv w:val="1"/>
      <w:marLeft w:val="0"/>
      <w:marRight w:val="0"/>
      <w:marTop w:val="0"/>
      <w:marBottom w:val="0"/>
      <w:divBdr>
        <w:top w:val="none" w:sz="0" w:space="0" w:color="auto"/>
        <w:left w:val="none" w:sz="0" w:space="0" w:color="auto"/>
        <w:bottom w:val="none" w:sz="0" w:space="0" w:color="auto"/>
        <w:right w:val="none" w:sz="0" w:space="0" w:color="auto"/>
      </w:divBdr>
    </w:div>
    <w:div w:id="1578711930">
      <w:bodyDiv w:val="1"/>
      <w:marLeft w:val="0"/>
      <w:marRight w:val="0"/>
      <w:marTop w:val="0"/>
      <w:marBottom w:val="0"/>
      <w:divBdr>
        <w:top w:val="none" w:sz="0" w:space="0" w:color="auto"/>
        <w:left w:val="none" w:sz="0" w:space="0" w:color="auto"/>
        <w:bottom w:val="none" w:sz="0" w:space="0" w:color="auto"/>
        <w:right w:val="none" w:sz="0" w:space="0" w:color="auto"/>
      </w:divBdr>
    </w:div>
    <w:div w:id="1633943695">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7319051">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9475481">
      <w:bodyDiv w:val="1"/>
      <w:marLeft w:val="0"/>
      <w:marRight w:val="0"/>
      <w:marTop w:val="0"/>
      <w:marBottom w:val="0"/>
      <w:divBdr>
        <w:top w:val="none" w:sz="0" w:space="0" w:color="auto"/>
        <w:left w:val="none" w:sz="0" w:space="0" w:color="auto"/>
        <w:bottom w:val="none" w:sz="0" w:space="0" w:color="auto"/>
        <w:right w:val="none" w:sz="0" w:space="0" w:color="auto"/>
      </w:divBdr>
    </w:div>
    <w:div w:id="175636596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09976532">
      <w:bodyDiv w:val="1"/>
      <w:marLeft w:val="0"/>
      <w:marRight w:val="0"/>
      <w:marTop w:val="0"/>
      <w:marBottom w:val="0"/>
      <w:divBdr>
        <w:top w:val="none" w:sz="0" w:space="0" w:color="auto"/>
        <w:left w:val="none" w:sz="0" w:space="0" w:color="auto"/>
        <w:bottom w:val="none" w:sz="0" w:space="0" w:color="auto"/>
        <w:right w:val="none" w:sz="0" w:space="0" w:color="auto"/>
      </w:divBdr>
    </w:div>
    <w:div w:id="1818302566">
      <w:bodyDiv w:val="1"/>
      <w:marLeft w:val="0"/>
      <w:marRight w:val="0"/>
      <w:marTop w:val="0"/>
      <w:marBottom w:val="0"/>
      <w:divBdr>
        <w:top w:val="none" w:sz="0" w:space="0" w:color="auto"/>
        <w:left w:val="none" w:sz="0" w:space="0" w:color="auto"/>
        <w:bottom w:val="none" w:sz="0" w:space="0" w:color="auto"/>
        <w:right w:val="none" w:sz="0" w:space="0" w:color="auto"/>
      </w:divBdr>
    </w:div>
    <w:div w:id="1835104981">
      <w:bodyDiv w:val="1"/>
      <w:marLeft w:val="0"/>
      <w:marRight w:val="0"/>
      <w:marTop w:val="0"/>
      <w:marBottom w:val="0"/>
      <w:divBdr>
        <w:top w:val="none" w:sz="0" w:space="0" w:color="auto"/>
        <w:left w:val="none" w:sz="0" w:space="0" w:color="auto"/>
        <w:bottom w:val="none" w:sz="0" w:space="0" w:color="auto"/>
        <w:right w:val="none" w:sz="0" w:space="0" w:color="auto"/>
      </w:divBdr>
    </w:div>
    <w:div w:id="1841312305">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1602922">
      <w:bodyDiv w:val="1"/>
      <w:marLeft w:val="0"/>
      <w:marRight w:val="0"/>
      <w:marTop w:val="0"/>
      <w:marBottom w:val="0"/>
      <w:divBdr>
        <w:top w:val="none" w:sz="0" w:space="0" w:color="auto"/>
        <w:left w:val="none" w:sz="0" w:space="0" w:color="auto"/>
        <w:bottom w:val="none" w:sz="0" w:space="0" w:color="auto"/>
        <w:right w:val="none" w:sz="0" w:space="0" w:color="auto"/>
      </w:divBdr>
    </w:div>
    <w:div w:id="1895972063">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2205756">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33720881">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5.xm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mailto:p@ssw0rd" TargetMode="External"/><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25C0DE6-817A-4DFB-855B-F006F8A80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44</Pages>
  <Words>7326</Words>
  <Characters>41763</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Ramji Goswami</dc:creator>
  <cp:keywords>Minor Project</cp:keywords>
  <dc:description/>
  <cp:lastModifiedBy>Disha Sharma</cp:lastModifiedBy>
  <cp:revision>17</cp:revision>
  <cp:lastPrinted>2022-07-20T07:49:00Z</cp:lastPrinted>
  <dcterms:created xsi:type="dcterms:W3CDTF">2025-05-01T15:19:00Z</dcterms:created>
  <dcterms:modified xsi:type="dcterms:W3CDTF">2025-05-08T13:03:00Z</dcterms:modified>
</cp:coreProperties>
</file>